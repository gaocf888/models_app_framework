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542B" w14:textId="77777777" w:rsidR="00FD0F63" w:rsidRDefault="00FD0F63">
      <w:pPr>
        <w:spacing w:before="960" w:after="240" w:line="240" w:lineRule="auto"/>
        <w:jc w:val="center"/>
        <w:rPr>
          <w:rFonts w:ascii="黑体" w:eastAsia="黑体" w:hAnsi="黑体" w:hint="eastAsia"/>
          <w:b/>
          <w:sz w:val="44"/>
          <w:lang w:eastAsia="zh-CN"/>
        </w:rPr>
      </w:pPr>
    </w:p>
    <w:p w14:paraId="4F36CE15" w14:textId="77777777" w:rsidR="00FD0F63" w:rsidRPr="00C10FB7" w:rsidRDefault="00000000">
      <w:pPr>
        <w:spacing w:before="960" w:after="240" w:line="240" w:lineRule="auto"/>
        <w:jc w:val="center"/>
        <w:rPr>
          <w:rFonts w:hint="eastAsia"/>
          <w:bCs/>
          <w:sz w:val="44"/>
          <w:szCs w:val="44"/>
          <w:lang w:eastAsia="zh-CN"/>
        </w:rPr>
      </w:pPr>
      <w:r w:rsidRPr="00C10FB7">
        <w:rPr>
          <w:rFonts w:ascii="黑体" w:eastAsia="黑体" w:hAnsi="黑体" w:hint="eastAsia"/>
          <w:bCs/>
          <w:sz w:val="44"/>
          <w:szCs w:val="44"/>
          <w:lang w:eastAsia="zh-CN"/>
        </w:rPr>
        <w:t>北京市地面沉降监测系统运行（2026年）</w:t>
      </w:r>
    </w:p>
    <w:p w14:paraId="412FE8A3" w14:textId="0AC99944" w:rsidR="00FD0F63" w:rsidRDefault="00000000" w:rsidP="00F8011F">
      <w:pPr>
        <w:spacing w:after="0" w:line="240" w:lineRule="auto"/>
        <w:jc w:val="center"/>
        <w:rPr>
          <w:ins w:id="0" w:author="夏瑞麟" w:date="2026-07-21T14:09:00Z"/>
          <w:rFonts w:ascii="黑体" w:eastAsia="黑体" w:hAnsi="黑体" w:hint="eastAsia"/>
          <w:bCs/>
          <w:sz w:val="44"/>
          <w:szCs w:val="44"/>
          <w:lang w:eastAsia="zh-CN"/>
        </w:rPr>
      </w:pPr>
      <w:bookmarkStart w:id="1" w:name="OLE_LINK33"/>
      <w:r w:rsidRPr="00C10FB7">
        <w:rPr>
          <w:rFonts w:ascii="黑体" w:eastAsia="黑体" w:hAnsi="黑体" w:hint="eastAsia"/>
          <w:bCs/>
          <w:sz w:val="44"/>
          <w:szCs w:val="44"/>
          <w:lang w:eastAsia="zh-CN"/>
        </w:rPr>
        <w:t>基于 AI 大模型的地面沉降数据智能分析</w:t>
      </w:r>
    </w:p>
    <w:p w14:paraId="048CED26" w14:textId="77777777" w:rsidR="00FD0F63" w:rsidRPr="00C10FB7" w:rsidRDefault="00000000" w:rsidP="00C10FB7">
      <w:pPr>
        <w:spacing w:after="0" w:line="240" w:lineRule="auto"/>
        <w:jc w:val="center"/>
        <w:rPr>
          <w:rFonts w:ascii="黑体" w:eastAsia="黑体" w:hAnsi="黑体" w:hint="eastAsia"/>
          <w:bCs/>
          <w:sz w:val="44"/>
          <w:szCs w:val="44"/>
          <w:lang w:eastAsia="zh-CN"/>
        </w:rPr>
      </w:pPr>
      <w:r w:rsidRPr="00C10FB7">
        <w:rPr>
          <w:rFonts w:ascii="黑体" w:eastAsia="黑体" w:hAnsi="黑体" w:hint="eastAsia"/>
          <w:bCs/>
          <w:sz w:val="44"/>
          <w:szCs w:val="44"/>
          <w:lang w:eastAsia="zh-CN"/>
        </w:rPr>
        <w:t>与运维能力提升项目</w:t>
      </w:r>
      <w:bookmarkEnd w:id="1"/>
    </w:p>
    <w:p w14:paraId="087941F6" w14:textId="77777777" w:rsidR="00FD0F63" w:rsidRDefault="00000000">
      <w:pPr>
        <w:spacing w:before="160" w:after="360" w:line="240" w:lineRule="auto"/>
        <w:jc w:val="center"/>
        <w:rPr>
          <w:rFonts w:hint="eastAsia"/>
          <w:bCs/>
          <w:sz w:val="44"/>
          <w:szCs w:val="44"/>
          <w:lang w:eastAsia="zh-CN"/>
        </w:rPr>
      </w:pPr>
      <w:r>
        <w:rPr>
          <w:rFonts w:ascii="黑体" w:eastAsia="黑体" w:hAnsi="黑体" w:hint="eastAsia"/>
          <w:bCs/>
          <w:sz w:val="44"/>
          <w:szCs w:val="44"/>
          <w:lang w:eastAsia="zh-CN"/>
        </w:rPr>
        <w:t>实施方案</w:t>
      </w:r>
    </w:p>
    <w:p w14:paraId="06FAD617" w14:textId="77777777" w:rsidR="00FD0F63" w:rsidRDefault="00FD0F63">
      <w:pPr>
        <w:spacing w:before="160" w:after="520" w:line="240" w:lineRule="auto"/>
        <w:jc w:val="center"/>
        <w:rPr>
          <w:rFonts w:hint="eastAsia"/>
          <w:color w:val="5A5A5A"/>
          <w:sz w:val="24"/>
          <w:lang w:eastAsia="zh-CN"/>
        </w:rPr>
      </w:pPr>
    </w:p>
    <w:p w14:paraId="3B5EE9B3" w14:textId="77777777" w:rsidR="00FD0F63" w:rsidRDefault="00FD0F63">
      <w:pPr>
        <w:spacing w:before="160" w:after="520" w:line="240" w:lineRule="auto"/>
        <w:jc w:val="center"/>
        <w:rPr>
          <w:rFonts w:hint="eastAsia"/>
          <w:color w:val="5A5A5A"/>
          <w:sz w:val="24"/>
          <w:lang w:eastAsia="zh-CN"/>
        </w:rPr>
      </w:pPr>
    </w:p>
    <w:p w14:paraId="649518AB" w14:textId="77777777" w:rsidR="00FD0F63" w:rsidRDefault="00FD0F63">
      <w:pPr>
        <w:spacing w:before="160" w:after="520" w:line="240" w:lineRule="auto"/>
        <w:jc w:val="center"/>
        <w:rPr>
          <w:rFonts w:hint="eastAsia"/>
          <w:color w:val="5A5A5A"/>
          <w:sz w:val="24"/>
          <w:lang w:eastAsia="zh-CN"/>
        </w:rPr>
      </w:pPr>
    </w:p>
    <w:p w14:paraId="244520E2" w14:textId="77777777" w:rsidR="00FD0F63" w:rsidRDefault="00FD0F63">
      <w:pPr>
        <w:spacing w:before="160" w:after="520" w:line="240" w:lineRule="auto"/>
        <w:jc w:val="center"/>
        <w:rPr>
          <w:rFonts w:hint="eastAsia"/>
          <w:color w:val="5A5A5A"/>
          <w:sz w:val="24"/>
          <w:lang w:eastAsia="zh-CN"/>
        </w:rPr>
      </w:pPr>
    </w:p>
    <w:p w14:paraId="288CAA2B" w14:textId="77777777" w:rsidR="00FD0F63" w:rsidRDefault="00FD0F63">
      <w:pPr>
        <w:spacing w:before="160" w:after="520" w:line="240" w:lineRule="auto"/>
        <w:jc w:val="center"/>
        <w:rPr>
          <w:rFonts w:hint="eastAsia"/>
          <w:color w:val="5A5A5A"/>
          <w:sz w:val="24"/>
          <w:lang w:eastAsia="zh-CN"/>
        </w:rPr>
      </w:pPr>
    </w:p>
    <w:p w14:paraId="029FF612" w14:textId="77777777" w:rsidR="00FD0F63" w:rsidRPr="00894192" w:rsidRDefault="00000000">
      <w:pPr>
        <w:spacing w:before="160" w:after="520" w:line="240" w:lineRule="auto"/>
        <w:ind w:right="960"/>
        <w:jc w:val="center"/>
        <w:rPr>
          <w:rFonts w:ascii="黑体" w:eastAsia="黑体" w:hAnsi="黑体" w:hint="eastAsia"/>
          <w:color w:val="5A5A5A"/>
          <w:sz w:val="36"/>
          <w:szCs w:val="36"/>
          <w:lang w:eastAsia="zh-CN"/>
        </w:rPr>
      </w:pPr>
      <w:r>
        <w:rPr>
          <w:rFonts w:hint="eastAsia"/>
          <w:color w:val="5A5A5A"/>
          <w:sz w:val="24"/>
          <w:lang w:eastAsia="zh-CN"/>
        </w:rPr>
        <w:t xml:space="preserve">     </w:t>
      </w:r>
      <w:r>
        <w:rPr>
          <w:rFonts w:hint="eastAsia"/>
          <w:color w:val="5A5A5A"/>
          <w:sz w:val="36"/>
          <w:szCs w:val="36"/>
          <w:lang w:eastAsia="zh-CN"/>
        </w:rPr>
        <w:t xml:space="preserve"> </w:t>
      </w:r>
      <w:r>
        <w:rPr>
          <w:rFonts w:ascii="黑体" w:eastAsia="黑体" w:hAnsi="黑体" w:hint="eastAsia"/>
          <w:sz w:val="36"/>
          <w:szCs w:val="36"/>
          <w:lang w:eastAsia="zh-CN"/>
        </w:rPr>
        <w:t xml:space="preserve"> </w:t>
      </w:r>
      <w:r w:rsidRPr="00894192">
        <w:rPr>
          <w:rFonts w:ascii="黑体" w:eastAsia="黑体" w:hAnsi="黑体" w:hint="eastAsia"/>
          <w:sz w:val="36"/>
          <w:szCs w:val="36"/>
          <w:lang w:eastAsia="zh-CN"/>
        </w:rPr>
        <w:t>北京深启科技有限公司</w:t>
      </w:r>
    </w:p>
    <w:p w14:paraId="5A1B3E63" w14:textId="6EE8C655" w:rsidR="00FD0F63" w:rsidRPr="002A6D82" w:rsidRDefault="00000000">
      <w:pPr>
        <w:spacing w:before="160" w:after="520" w:line="240" w:lineRule="auto"/>
        <w:jc w:val="center"/>
        <w:rPr>
          <w:rFonts w:ascii="黑体" w:eastAsia="黑体" w:hAnsi="黑体" w:hint="eastAsia"/>
          <w:sz w:val="36"/>
          <w:szCs w:val="36"/>
          <w:lang w:eastAsia="zh-CN"/>
        </w:rPr>
      </w:pPr>
      <w:r w:rsidRPr="00894192">
        <w:rPr>
          <w:rFonts w:ascii="黑体" w:eastAsia="黑体" w:hAnsi="黑体" w:hint="eastAsia"/>
          <w:sz w:val="36"/>
          <w:szCs w:val="36"/>
          <w:lang w:eastAsia="zh-CN"/>
        </w:rPr>
        <w:t>2026年</w:t>
      </w:r>
      <w:r>
        <w:rPr>
          <w:rFonts w:ascii="黑体" w:eastAsia="黑体" w:hAnsi="黑体" w:hint="eastAsia"/>
          <w:sz w:val="36"/>
          <w:szCs w:val="36"/>
          <w:lang w:eastAsia="zh-CN"/>
        </w:rPr>
        <w:t>7</w:t>
      </w:r>
      <w:r w:rsidRPr="002A6D82">
        <w:rPr>
          <w:rFonts w:ascii="黑体" w:eastAsia="黑体" w:hAnsi="黑体" w:hint="eastAsia"/>
          <w:sz w:val="36"/>
          <w:szCs w:val="36"/>
          <w:lang w:eastAsia="zh-CN"/>
        </w:rPr>
        <w:t>月</w:t>
      </w:r>
    </w:p>
    <w:p w14:paraId="04EC67C3" w14:textId="77777777" w:rsidR="00FD0F63" w:rsidRDefault="00000000">
      <w:pPr>
        <w:rPr>
          <w:rFonts w:hint="eastAsia"/>
          <w:lang w:eastAsia="zh-CN"/>
        </w:rPr>
      </w:pPr>
      <w:r>
        <w:rPr>
          <w:lang w:eastAsia="zh-CN"/>
        </w:rPr>
        <w:br w:type="page"/>
      </w:r>
    </w:p>
    <w:p w14:paraId="4DACE9AB" w14:textId="4299FF89" w:rsidR="00FD0F63" w:rsidRDefault="00000000" w:rsidP="00B934B6">
      <w:pPr>
        <w:pStyle w:val="afff0"/>
        <w:adjustRightInd/>
        <w:snapToGrid/>
        <w:ind w:firstLineChars="0" w:firstLine="0"/>
        <w:rPr>
          <w:ins w:id="2" w:author="夏瑞麟" w:date="2026-07-21T14:10:00Z"/>
          <w:rFonts w:ascii="Times New Roman" w:hAnsi="Times New Roman" w:cs="Times New Roman"/>
          <w:bCs/>
          <w:lang w:eastAsia="ja-JP"/>
        </w:rPr>
      </w:pPr>
      <w:r>
        <w:rPr>
          <w:rFonts w:ascii="Times New Roman" w:hAnsi="Times New Roman" w:cs="Times New Roman" w:hint="eastAsia"/>
          <w:lang w:eastAsia="ja-JP"/>
        </w:rPr>
        <w:lastRenderedPageBreak/>
        <w:t>北京市地面沉降监测系统运行（</w:t>
      </w:r>
      <w:r>
        <w:rPr>
          <w:rFonts w:ascii="Times New Roman" w:hAnsi="Times New Roman" w:cs="Times New Roman" w:hint="eastAsia"/>
          <w:lang w:eastAsia="ja-JP"/>
        </w:rPr>
        <w:t>2026</w:t>
      </w:r>
      <w:r>
        <w:rPr>
          <w:rFonts w:ascii="Times New Roman" w:hAnsi="Times New Roman" w:cs="Times New Roman" w:hint="eastAsia"/>
          <w:lang w:eastAsia="ja-JP"/>
        </w:rPr>
        <w:t>年）</w:t>
      </w:r>
    </w:p>
    <w:p w14:paraId="22736387" w14:textId="7B4F830A" w:rsidR="00FD0F63" w:rsidRDefault="00000000" w:rsidP="00B934B6">
      <w:pPr>
        <w:pStyle w:val="afff0"/>
        <w:adjustRightInd/>
        <w:snapToGrid/>
        <w:ind w:firstLineChars="0" w:firstLine="0"/>
        <w:rPr>
          <w:ins w:id="3" w:author="夏瑞麟" w:date="2026-07-21T14:10:00Z"/>
          <w:rFonts w:ascii="Times New Roman" w:hAnsi="Times New Roman" w:cs="Times New Roman"/>
          <w:bCs/>
          <w:lang w:eastAsia="ja-JP"/>
        </w:rPr>
      </w:pPr>
      <w:r>
        <w:rPr>
          <w:rFonts w:ascii="Times New Roman" w:hAnsi="Times New Roman" w:cs="Times New Roman" w:hint="eastAsia"/>
          <w:bCs/>
          <w:lang w:eastAsia="ja-JP"/>
        </w:rPr>
        <w:t>基于</w:t>
      </w:r>
      <w:r>
        <w:rPr>
          <w:rFonts w:ascii="Times New Roman" w:hAnsi="Times New Roman" w:cs="Times New Roman" w:hint="eastAsia"/>
          <w:bCs/>
          <w:lang w:eastAsia="ja-JP"/>
        </w:rPr>
        <w:t xml:space="preserve"> AI </w:t>
      </w:r>
      <w:r>
        <w:rPr>
          <w:rFonts w:ascii="Times New Roman" w:hAnsi="Times New Roman" w:cs="Times New Roman" w:hint="eastAsia"/>
          <w:bCs/>
          <w:lang w:eastAsia="ja-JP"/>
        </w:rPr>
        <w:t>大模型的地面沉降数据智能分析</w:t>
      </w:r>
    </w:p>
    <w:p w14:paraId="08F20B68" w14:textId="77777777" w:rsidR="00FD0F63" w:rsidRDefault="00000000" w:rsidP="00B934B6">
      <w:pPr>
        <w:pStyle w:val="afff0"/>
        <w:adjustRightInd/>
        <w:snapToGrid/>
        <w:ind w:firstLineChars="0" w:firstLine="0"/>
        <w:rPr>
          <w:rFonts w:ascii="Times New Roman" w:hAnsi="Times New Roman" w:cs="Times New Roman"/>
          <w:lang w:eastAsia="ja-JP"/>
        </w:rPr>
      </w:pPr>
      <w:r>
        <w:rPr>
          <w:rFonts w:ascii="Times New Roman" w:hAnsi="Times New Roman" w:cs="Times New Roman" w:hint="eastAsia"/>
          <w:bCs/>
          <w:lang w:eastAsia="ja-JP"/>
        </w:rPr>
        <w:t>与运维能力提升项目</w:t>
      </w:r>
    </w:p>
    <w:p w14:paraId="48AC5512" w14:textId="77777777" w:rsidR="00FD0F63" w:rsidRDefault="00000000" w:rsidP="00B934B6">
      <w:pPr>
        <w:spacing w:line="360" w:lineRule="auto"/>
        <w:jc w:val="center"/>
        <w:rPr>
          <w:rFonts w:eastAsia="黑体" w:hint="eastAsia"/>
          <w:sz w:val="44"/>
          <w:szCs w:val="44"/>
          <w:lang w:eastAsia="zh-CN"/>
        </w:rPr>
      </w:pPr>
      <w:r>
        <w:rPr>
          <w:rFonts w:eastAsia="黑体" w:hint="eastAsia"/>
          <w:sz w:val="44"/>
          <w:szCs w:val="44"/>
          <w:lang w:eastAsia="zh-CN"/>
        </w:rPr>
        <w:t>责</w:t>
      </w:r>
      <w:r>
        <w:rPr>
          <w:rFonts w:eastAsia="黑体" w:hint="eastAsia"/>
          <w:sz w:val="44"/>
          <w:szCs w:val="44"/>
          <w:lang w:eastAsia="zh-CN"/>
        </w:rPr>
        <w:t xml:space="preserve"> </w:t>
      </w:r>
      <w:r>
        <w:rPr>
          <w:rFonts w:eastAsia="黑体" w:hint="eastAsia"/>
          <w:sz w:val="44"/>
          <w:szCs w:val="44"/>
          <w:lang w:eastAsia="zh-CN"/>
        </w:rPr>
        <w:t>任</w:t>
      </w:r>
      <w:r>
        <w:rPr>
          <w:rFonts w:eastAsia="黑体" w:hint="eastAsia"/>
          <w:sz w:val="44"/>
          <w:szCs w:val="44"/>
          <w:lang w:eastAsia="zh-CN"/>
        </w:rPr>
        <w:t xml:space="preserve"> </w:t>
      </w:r>
      <w:r>
        <w:rPr>
          <w:rFonts w:eastAsia="黑体" w:hint="eastAsia"/>
          <w:sz w:val="44"/>
          <w:szCs w:val="44"/>
          <w:lang w:eastAsia="zh-CN"/>
        </w:rPr>
        <w:t>表</w:t>
      </w:r>
    </w:p>
    <w:p w14:paraId="16486789" w14:textId="77777777" w:rsidR="00FD0F63" w:rsidRDefault="00FD0F63">
      <w:pPr>
        <w:ind w:firstLine="880"/>
        <w:jc w:val="center"/>
        <w:rPr>
          <w:rFonts w:eastAsia="黑体" w:hint="eastAsia"/>
          <w:sz w:val="44"/>
          <w:szCs w:val="44"/>
          <w:lang w:eastAsia="zh-CN"/>
        </w:rPr>
      </w:pPr>
    </w:p>
    <w:p w14:paraId="72B8BDFF" w14:textId="77777777" w:rsidR="00FD0F63" w:rsidRDefault="00FD0F63">
      <w:pPr>
        <w:pStyle w:val="ac"/>
        <w:spacing w:after="0" w:line="240" w:lineRule="auto"/>
        <w:ind w:left="440" w:firstLineChars="0" w:firstLine="0"/>
        <w:rPr>
          <w:rFonts w:ascii="Times New Roman" w:hAnsi="Times New Roman"/>
        </w:rPr>
      </w:pPr>
    </w:p>
    <w:tbl>
      <w:tblPr>
        <w:tblW w:w="5000" w:type="pct"/>
        <w:jc w:val="center"/>
        <w:tblLook w:val="04A0" w:firstRow="1" w:lastRow="0" w:firstColumn="1" w:lastColumn="0" w:noHBand="0" w:noVBand="1"/>
      </w:tblPr>
      <w:tblGrid>
        <w:gridCol w:w="3266"/>
        <w:gridCol w:w="854"/>
        <w:gridCol w:w="1497"/>
        <w:gridCol w:w="1497"/>
        <w:gridCol w:w="1269"/>
        <w:gridCol w:w="1625"/>
      </w:tblGrid>
      <w:tr w:rsidR="00FD0F63" w14:paraId="6518E2FA" w14:textId="77777777">
        <w:trPr>
          <w:trHeight w:val="567"/>
          <w:jc w:val="center"/>
        </w:trPr>
        <w:tc>
          <w:tcPr>
            <w:tcW w:w="1631" w:type="pct"/>
            <w:vAlign w:val="center"/>
          </w:tcPr>
          <w:p w14:paraId="345DC790" w14:textId="77777777" w:rsidR="00FD0F63"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项目名称：</w:t>
            </w:r>
          </w:p>
        </w:tc>
        <w:tc>
          <w:tcPr>
            <w:tcW w:w="3368" w:type="pct"/>
            <w:gridSpan w:val="5"/>
            <w:vAlign w:val="center"/>
          </w:tcPr>
          <w:p w14:paraId="0CBDB6C2" w14:textId="77777777" w:rsidR="00FD0F63" w:rsidRDefault="00000000">
            <w:pPr>
              <w:rPr>
                <w:rFonts w:ascii="Times New Roman" w:hAnsi="Times New Roman" w:cs="Times New Roman"/>
                <w:sz w:val="28"/>
                <w:szCs w:val="28"/>
                <w:lang w:eastAsia="zh-CN"/>
              </w:rPr>
            </w:pPr>
            <w:r>
              <w:rPr>
                <w:rFonts w:ascii="Times New Roman" w:hAnsi="Times New Roman" w:cs="Times New Roman" w:hint="eastAsia"/>
                <w:sz w:val="28"/>
                <w:szCs w:val="28"/>
                <w:lang w:eastAsia="ja-JP"/>
              </w:rPr>
              <w:t>北京市地面沉降监测系统运行（</w:t>
            </w:r>
            <w:r>
              <w:rPr>
                <w:rFonts w:ascii="Times New Roman" w:hAnsi="Times New Roman" w:cs="Times New Roman" w:hint="eastAsia"/>
                <w:sz w:val="28"/>
                <w:szCs w:val="28"/>
                <w:lang w:eastAsia="ja-JP"/>
              </w:rPr>
              <w:t>2026</w:t>
            </w:r>
            <w:r>
              <w:rPr>
                <w:rFonts w:ascii="Times New Roman" w:hAnsi="Times New Roman" w:cs="Times New Roman" w:hint="eastAsia"/>
                <w:sz w:val="28"/>
                <w:szCs w:val="28"/>
                <w:lang w:eastAsia="ja-JP"/>
              </w:rPr>
              <w:t>年）—</w:t>
            </w:r>
            <w:r>
              <w:rPr>
                <w:rFonts w:ascii="Times New Roman" w:hAnsi="Times New Roman" w:cs="Times New Roman" w:hint="eastAsia"/>
                <w:sz w:val="28"/>
                <w:szCs w:val="28"/>
                <w:lang w:eastAsia="zh-CN"/>
              </w:rPr>
              <w:t>基于</w:t>
            </w:r>
            <w:r>
              <w:rPr>
                <w:rFonts w:ascii="Times New Roman" w:hAnsi="Times New Roman" w:cs="Times New Roman" w:hint="eastAsia"/>
                <w:sz w:val="28"/>
                <w:szCs w:val="28"/>
                <w:lang w:eastAsia="zh-CN"/>
              </w:rPr>
              <w:t>AI</w:t>
            </w:r>
            <w:r>
              <w:rPr>
                <w:rFonts w:ascii="Times New Roman" w:hAnsi="Times New Roman" w:cs="Times New Roman" w:hint="eastAsia"/>
                <w:sz w:val="28"/>
                <w:szCs w:val="28"/>
                <w:lang w:eastAsia="zh-CN"/>
              </w:rPr>
              <w:t>大模型的地面沉降数据智能分析与运维能力提升项目</w:t>
            </w:r>
          </w:p>
        </w:tc>
      </w:tr>
      <w:tr w:rsidR="00FD0F63" w14:paraId="68FC3CBA" w14:textId="77777777">
        <w:trPr>
          <w:trHeight w:val="952"/>
          <w:jc w:val="center"/>
        </w:trPr>
        <w:tc>
          <w:tcPr>
            <w:tcW w:w="1631" w:type="pct"/>
            <w:vAlign w:val="center"/>
          </w:tcPr>
          <w:p w14:paraId="06C87AFF" w14:textId="77777777" w:rsidR="00FD0F63"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委托单位：</w:t>
            </w:r>
          </w:p>
        </w:tc>
        <w:tc>
          <w:tcPr>
            <w:tcW w:w="3368" w:type="pct"/>
            <w:gridSpan w:val="5"/>
            <w:vAlign w:val="center"/>
          </w:tcPr>
          <w:p w14:paraId="54234ADF" w14:textId="77777777" w:rsidR="00FD0F63" w:rsidRDefault="00000000">
            <w:pPr>
              <w:rPr>
                <w:rFonts w:ascii="Times New Roman" w:hAnsi="Times New Roman" w:cs="Times New Roman"/>
                <w:sz w:val="28"/>
                <w:szCs w:val="28"/>
                <w:lang w:eastAsia="zh-CN"/>
              </w:rPr>
            </w:pPr>
            <w:r>
              <w:rPr>
                <w:rFonts w:cs="Times New Roman" w:hint="eastAsia"/>
                <w:sz w:val="28"/>
                <w:szCs w:val="28"/>
                <w:lang w:eastAsia="zh-CN"/>
              </w:rPr>
              <w:t>北京市地质环境监测所</w:t>
            </w:r>
          </w:p>
        </w:tc>
      </w:tr>
      <w:tr w:rsidR="00FD0F63" w14:paraId="622DC910" w14:textId="77777777">
        <w:trPr>
          <w:trHeight w:val="567"/>
          <w:jc w:val="center"/>
        </w:trPr>
        <w:tc>
          <w:tcPr>
            <w:tcW w:w="1631" w:type="pct"/>
            <w:vAlign w:val="center"/>
          </w:tcPr>
          <w:p w14:paraId="2FB2A51B" w14:textId="77777777" w:rsidR="00FD0F63"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工作周期：</w:t>
            </w:r>
          </w:p>
        </w:tc>
        <w:tc>
          <w:tcPr>
            <w:tcW w:w="3368" w:type="pct"/>
            <w:gridSpan w:val="5"/>
            <w:vAlign w:val="center"/>
          </w:tcPr>
          <w:p w14:paraId="7374C81C" w14:textId="396C620F" w:rsidR="00FD0F63" w:rsidRDefault="00000000">
            <w:pPr>
              <w:pStyle w:val="ac"/>
              <w:spacing w:after="0" w:line="240" w:lineRule="auto"/>
              <w:ind w:leftChars="0" w:left="0" w:firstLineChars="0" w:firstLine="0"/>
              <w:rPr>
                <w:rFonts w:ascii="Times New Roman" w:hAnsi="Times New Roman"/>
                <w:sz w:val="28"/>
                <w:szCs w:val="28"/>
              </w:rPr>
            </w:pPr>
            <w:r>
              <w:rPr>
                <w:rFonts w:ascii="Times New Roman" w:hAnsi="Times New Roman"/>
                <w:sz w:val="28"/>
                <w:szCs w:val="28"/>
              </w:rPr>
              <w:t>202</w:t>
            </w:r>
            <w:r>
              <w:rPr>
                <w:rFonts w:hint="eastAsia"/>
                <w:sz w:val="28"/>
                <w:szCs w:val="28"/>
              </w:rPr>
              <w:t>6</w:t>
            </w:r>
            <w:r>
              <w:rPr>
                <w:rFonts w:ascii="Times New Roman" w:hAnsi="Times New Roman"/>
                <w:sz w:val="28"/>
                <w:szCs w:val="28"/>
              </w:rPr>
              <w:t>年</w:t>
            </w:r>
            <w:r>
              <w:rPr>
                <w:rFonts w:ascii="Times New Roman" w:hAnsi="Times New Roman" w:cs="Times New Roman" w:hint="eastAsia"/>
                <w:sz w:val="28"/>
                <w:szCs w:val="28"/>
              </w:rPr>
              <w:t>7</w:t>
            </w:r>
            <w:r>
              <w:rPr>
                <w:rFonts w:ascii="Times New Roman" w:hAnsi="Times New Roman"/>
                <w:sz w:val="28"/>
                <w:szCs w:val="28"/>
              </w:rPr>
              <w:t>月</w:t>
            </w:r>
            <w:r>
              <w:rPr>
                <w:rFonts w:ascii="Times New Roman" w:hAnsi="Times New Roman" w:cs="Times New Roman" w:hint="eastAsia"/>
                <w:sz w:val="28"/>
                <w:szCs w:val="28"/>
              </w:rPr>
              <w:t>7</w:t>
            </w:r>
            <w:r>
              <w:rPr>
                <w:rFonts w:ascii="Times New Roman" w:hAnsi="Times New Roman" w:hint="eastAsia"/>
                <w:sz w:val="28"/>
                <w:szCs w:val="28"/>
              </w:rPr>
              <w:t>日—</w:t>
            </w:r>
            <w:r>
              <w:rPr>
                <w:rFonts w:ascii="Times New Roman" w:hAnsi="Times New Roman" w:cs="Times New Roman"/>
                <w:sz w:val="28"/>
                <w:szCs w:val="28"/>
              </w:rPr>
              <w:t>2026</w:t>
            </w:r>
            <w:r>
              <w:rPr>
                <w:rFonts w:ascii="Times New Roman" w:hAnsi="Times New Roman"/>
                <w:sz w:val="28"/>
                <w:szCs w:val="28"/>
              </w:rPr>
              <w:t>年</w:t>
            </w:r>
            <w:r>
              <w:rPr>
                <w:rFonts w:ascii="Times New Roman" w:hAnsi="Times New Roman"/>
                <w:sz w:val="28"/>
                <w:szCs w:val="28"/>
              </w:rPr>
              <w:t>12</w:t>
            </w:r>
            <w:r>
              <w:rPr>
                <w:rFonts w:ascii="Times New Roman" w:hAnsi="Times New Roman"/>
                <w:sz w:val="28"/>
                <w:szCs w:val="28"/>
              </w:rPr>
              <w:t>月</w:t>
            </w:r>
            <w:r>
              <w:rPr>
                <w:rFonts w:ascii="Times New Roman" w:hAnsi="Times New Roman" w:hint="eastAsia"/>
                <w:sz w:val="28"/>
                <w:szCs w:val="28"/>
              </w:rPr>
              <w:t>31</w:t>
            </w:r>
            <w:r>
              <w:rPr>
                <w:rFonts w:ascii="Times New Roman" w:hAnsi="Times New Roman" w:hint="eastAsia"/>
                <w:sz w:val="28"/>
                <w:szCs w:val="28"/>
              </w:rPr>
              <w:t>日</w:t>
            </w:r>
          </w:p>
        </w:tc>
      </w:tr>
      <w:tr w:rsidR="00FD0F63" w14:paraId="62F1AE0B" w14:textId="77777777">
        <w:trPr>
          <w:trHeight w:val="567"/>
          <w:jc w:val="center"/>
        </w:trPr>
        <w:tc>
          <w:tcPr>
            <w:tcW w:w="1631" w:type="pct"/>
            <w:vAlign w:val="center"/>
          </w:tcPr>
          <w:p w14:paraId="1187646D" w14:textId="77777777" w:rsidR="00FD0F63" w:rsidRDefault="00FD0F63">
            <w:pPr>
              <w:pStyle w:val="ac"/>
              <w:spacing w:after="0" w:line="240" w:lineRule="auto"/>
              <w:ind w:left="440" w:firstLineChars="0" w:firstLine="0"/>
              <w:rPr>
                <w:rFonts w:ascii="Times New Roman" w:hAnsi="Times New Roman"/>
                <w:b/>
                <w:sz w:val="28"/>
                <w:szCs w:val="28"/>
              </w:rPr>
            </w:pPr>
          </w:p>
        </w:tc>
        <w:tc>
          <w:tcPr>
            <w:tcW w:w="426" w:type="pct"/>
            <w:vAlign w:val="center"/>
          </w:tcPr>
          <w:p w14:paraId="12245582" w14:textId="77777777" w:rsidR="00FD0F63" w:rsidRDefault="00FD0F63">
            <w:pPr>
              <w:pStyle w:val="ac"/>
              <w:spacing w:after="0" w:line="240" w:lineRule="auto"/>
              <w:ind w:leftChars="0" w:left="0" w:firstLineChars="0" w:firstLine="0"/>
              <w:rPr>
                <w:rFonts w:ascii="Times New Roman" w:hAnsi="Times New Roman"/>
                <w:sz w:val="28"/>
                <w:szCs w:val="28"/>
              </w:rPr>
            </w:pPr>
          </w:p>
        </w:tc>
        <w:tc>
          <w:tcPr>
            <w:tcW w:w="748" w:type="pct"/>
            <w:vAlign w:val="center"/>
          </w:tcPr>
          <w:p w14:paraId="16F120A4" w14:textId="77777777" w:rsidR="00FD0F63" w:rsidRDefault="00FD0F63">
            <w:pPr>
              <w:pStyle w:val="ac"/>
              <w:spacing w:after="0" w:line="240" w:lineRule="auto"/>
              <w:ind w:left="440" w:firstLineChars="0" w:firstLine="0"/>
              <w:rPr>
                <w:rFonts w:ascii="Times New Roman" w:hAnsi="Times New Roman"/>
                <w:sz w:val="28"/>
                <w:szCs w:val="28"/>
              </w:rPr>
            </w:pPr>
          </w:p>
        </w:tc>
        <w:tc>
          <w:tcPr>
            <w:tcW w:w="748" w:type="pct"/>
            <w:vAlign w:val="center"/>
          </w:tcPr>
          <w:p w14:paraId="3B7DE0D6" w14:textId="77777777" w:rsidR="00FD0F63" w:rsidRDefault="00FD0F63">
            <w:pPr>
              <w:pStyle w:val="ac"/>
              <w:spacing w:after="0" w:line="240" w:lineRule="auto"/>
              <w:ind w:left="440" w:firstLineChars="0" w:firstLine="0"/>
              <w:rPr>
                <w:rFonts w:ascii="Times New Roman" w:hAnsi="Times New Roman"/>
                <w:sz w:val="28"/>
                <w:szCs w:val="28"/>
              </w:rPr>
            </w:pPr>
          </w:p>
        </w:tc>
        <w:tc>
          <w:tcPr>
            <w:tcW w:w="634" w:type="pct"/>
            <w:vAlign w:val="center"/>
          </w:tcPr>
          <w:p w14:paraId="6727407D" w14:textId="77777777" w:rsidR="00FD0F63" w:rsidRDefault="00FD0F63">
            <w:pPr>
              <w:pStyle w:val="ac"/>
              <w:spacing w:after="0" w:line="240" w:lineRule="auto"/>
              <w:ind w:left="440" w:firstLineChars="0" w:firstLine="0"/>
              <w:rPr>
                <w:rFonts w:ascii="Times New Roman" w:hAnsi="Times New Roman"/>
                <w:sz w:val="28"/>
                <w:szCs w:val="28"/>
              </w:rPr>
            </w:pPr>
          </w:p>
        </w:tc>
        <w:tc>
          <w:tcPr>
            <w:tcW w:w="811" w:type="pct"/>
            <w:vAlign w:val="center"/>
          </w:tcPr>
          <w:p w14:paraId="67E1F7F0" w14:textId="77777777" w:rsidR="00FD0F63" w:rsidRDefault="00FD0F63">
            <w:pPr>
              <w:pStyle w:val="ac"/>
              <w:spacing w:after="0" w:line="240" w:lineRule="auto"/>
              <w:ind w:left="440" w:firstLineChars="0" w:firstLine="0"/>
              <w:rPr>
                <w:rFonts w:ascii="Times New Roman" w:hAnsi="Times New Roman"/>
                <w:sz w:val="28"/>
                <w:szCs w:val="28"/>
              </w:rPr>
            </w:pPr>
          </w:p>
        </w:tc>
      </w:tr>
      <w:tr w:rsidR="00FD0F63" w14:paraId="48E45570" w14:textId="77777777">
        <w:trPr>
          <w:trHeight w:val="567"/>
          <w:jc w:val="center"/>
        </w:trPr>
        <w:tc>
          <w:tcPr>
            <w:tcW w:w="1631" w:type="pct"/>
            <w:vAlign w:val="center"/>
          </w:tcPr>
          <w:p w14:paraId="6CAEBF80" w14:textId="77777777" w:rsidR="00FD0F63" w:rsidRDefault="00FD0F63">
            <w:pPr>
              <w:pStyle w:val="ac"/>
              <w:spacing w:after="0" w:line="240" w:lineRule="auto"/>
              <w:ind w:leftChars="0" w:left="0" w:firstLineChars="0" w:firstLine="0"/>
              <w:rPr>
                <w:rFonts w:ascii="Times New Roman" w:hAnsi="Times New Roman"/>
                <w:b/>
                <w:sz w:val="28"/>
                <w:szCs w:val="28"/>
              </w:rPr>
            </w:pPr>
          </w:p>
        </w:tc>
        <w:tc>
          <w:tcPr>
            <w:tcW w:w="426" w:type="pct"/>
            <w:vAlign w:val="center"/>
          </w:tcPr>
          <w:p w14:paraId="06F573BC" w14:textId="77777777" w:rsidR="00FD0F63" w:rsidRDefault="00FD0F63">
            <w:pPr>
              <w:pStyle w:val="ac"/>
              <w:spacing w:after="0" w:line="240" w:lineRule="auto"/>
              <w:ind w:left="440" w:firstLineChars="0" w:firstLine="0"/>
              <w:rPr>
                <w:rFonts w:ascii="Times New Roman" w:hAnsi="Times New Roman"/>
                <w:sz w:val="28"/>
                <w:szCs w:val="28"/>
              </w:rPr>
            </w:pPr>
          </w:p>
        </w:tc>
        <w:tc>
          <w:tcPr>
            <w:tcW w:w="748" w:type="pct"/>
            <w:vAlign w:val="center"/>
          </w:tcPr>
          <w:p w14:paraId="1165ABDF" w14:textId="77777777" w:rsidR="00FD0F63" w:rsidRDefault="00FD0F63">
            <w:pPr>
              <w:pStyle w:val="ac"/>
              <w:spacing w:after="0" w:line="240" w:lineRule="auto"/>
              <w:ind w:left="440" w:firstLineChars="0" w:firstLine="0"/>
              <w:rPr>
                <w:rFonts w:ascii="Times New Roman" w:hAnsi="Times New Roman"/>
                <w:sz w:val="28"/>
                <w:szCs w:val="28"/>
              </w:rPr>
            </w:pPr>
          </w:p>
        </w:tc>
        <w:tc>
          <w:tcPr>
            <w:tcW w:w="748" w:type="pct"/>
            <w:vAlign w:val="center"/>
          </w:tcPr>
          <w:p w14:paraId="047F42D0" w14:textId="77777777" w:rsidR="00FD0F63" w:rsidRDefault="00FD0F63">
            <w:pPr>
              <w:pStyle w:val="ac"/>
              <w:spacing w:after="0" w:line="240" w:lineRule="auto"/>
              <w:ind w:left="440" w:firstLineChars="0" w:firstLine="0"/>
              <w:rPr>
                <w:rFonts w:ascii="Times New Roman" w:hAnsi="Times New Roman"/>
                <w:sz w:val="28"/>
                <w:szCs w:val="28"/>
              </w:rPr>
            </w:pPr>
          </w:p>
        </w:tc>
        <w:tc>
          <w:tcPr>
            <w:tcW w:w="634" w:type="pct"/>
            <w:vAlign w:val="center"/>
          </w:tcPr>
          <w:p w14:paraId="2132CCE7" w14:textId="77777777" w:rsidR="00FD0F63" w:rsidRDefault="00FD0F63">
            <w:pPr>
              <w:pStyle w:val="ac"/>
              <w:spacing w:after="0" w:line="240" w:lineRule="auto"/>
              <w:ind w:left="440" w:firstLineChars="0" w:firstLine="0"/>
              <w:rPr>
                <w:rFonts w:ascii="Times New Roman" w:hAnsi="Times New Roman"/>
                <w:sz w:val="28"/>
                <w:szCs w:val="28"/>
              </w:rPr>
            </w:pPr>
          </w:p>
        </w:tc>
        <w:tc>
          <w:tcPr>
            <w:tcW w:w="811" w:type="pct"/>
            <w:vAlign w:val="center"/>
          </w:tcPr>
          <w:p w14:paraId="34EB7B42" w14:textId="77777777" w:rsidR="00FD0F63" w:rsidRDefault="00FD0F63">
            <w:pPr>
              <w:pStyle w:val="ac"/>
              <w:spacing w:after="0" w:line="240" w:lineRule="auto"/>
              <w:ind w:left="440" w:firstLineChars="0" w:firstLine="0"/>
              <w:rPr>
                <w:rFonts w:ascii="Times New Roman" w:hAnsi="Times New Roman"/>
                <w:sz w:val="28"/>
                <w:szCs w:val="28"/>
              </w:rPr>
            </w:pPr>
          </w:p>
        </w:tc>
      </w:tr>
      <w:tr w:rsidR="00FD0F63" w14:paraId="2EE7E47F" w14:textId="77777777">
        <w:trPr>
          <w:trHeight w:val="567"/>
          <w:jc w:val="center"/>
        </w:trPr>
        <w:tc>
          <w:tcPr>
            <w:tcW w:w="1631" w:type="pct"/>
            <w:vAlign w:val="center"/>
          </w:tcPr>
          <w:p w14:paraId="7AAE87F2"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项目负责：</w:t>
            </w:r>
          </w:p>
        </w:tc>
        <w:tc>
          <w:tcPr>
            <w:tcW w:w="3368" w:type="pct"/>
            <w:gridSpan w:val="5"/>
            <w:vAlign w:val="center"/>
          </w:tcPr>
          <w:p w14:paraId="14A23C16" w14:textId="77777777" w:rsidR="00FD0F63"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党增博</w:t>
            </w:r>
          </w:p>
        </w:tc>
      </w:tr>
      <w:tr w:rsidR="00FD0F63" w14:paraId="792298AA" w14:textId="77777777">
        <w:trPr>
          <w:trHeight w:val="567"/>
          <w:jc w:val="center"/>
        </w:trPr>
        <w:tc>
          <w:tcPr>
            <w:tcW w:w="1631" w:type="pct"/>
            <w:vAlign w:val="center"/>
          </w:tcPr>
          <w:p w14:paraId="1135A113"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hint="eastAsia"/>
                <w:b/>
                <w:sz w:val="28"/>
                <w:szCs w:val="28"/>
              </w:rPr>
              <w:t>项目</w:t>
            </w:r>
            <w:r>
              <w:rPr>
                <w:rFonts w:ascii="Times New Roman" w:hAnsi="Times New Roman"/>
                <w:b/>
                <w:sz w:val="28"/>
                <w:szCs w:val="28"/>
              </w:rPr>
              <w:t>技术负责：</w:t>
            </w:r>
          </w:p>
        </w:tc>
        <w:tc>
          <w:tcPr>
            <w:tcW w:w="3368" w:type="pct"/>
            <w:gridSpan w:val="5"/>
            <w:vAlign w:val="center"/>
          </w:tcPr>
          <w:p w14:paraId="51710D93" w14:textId="77777777" w:rsidR="00FD0F63"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高超峰</w:t>
            </w:r>
          </w:p>
        </w:tc>
      </w:tr>
      <w:tr w:rsidR="00FD0F63" w14:paraId="0034FA6E" w14:textId="77777777">
        <w:trPr>
          <w:trHeight w:val="567"/>
          <w:jc w:val="center"/>
        </w:trPr>
        <w:tc>
          <w:tcPr>
            <w:tcW w:w="1631" w:type="pct"/>
            <w:vAlign w:val="center"/>
          </w:tcPr>
          <w:p w14:paraId="3F47B0E9"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报告编写：</w:t>
            </w:r>
          </w:p>
        </w:tc>
        <w:tc>
          <w:tcPr>
            <w:tcW w:w="3368" w:type="pct"/>
            <w:gridSpan w:val="5"/>
            <w:vAlign w:val="center"/>
          </w:tcPr>
          <w:p w14:paraId="3C5ABDED" w14:textId="77777777" w:rsidR="00FD0F63"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刘佳微</w:t>
            </w:r>
          </w:p>
        </w:tc>
      </w:tr>
      <w:tr w:rsidR="00FD0F63" w14:paraId="15A99ACE" w14:textId="77777777">
        <w:trPr>
          <w:trHeight w:val="567"/>
          <w:jc w:val="center"/>
        </w:trPr>
        <w:tc>
          <w:tcPr>
            <w:tcW w:w="1631" w:type="pct"/>
            <w:vAlign w:val="center"/>
          </w:tcPr>
          <w:p w14:paraId="0B77EC76"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参加人员：</w:t>
            </w:r>
          </w:p>
        </w:tc>
        <w:tc>
          <w:tcPr>
            <w:tcW w:w="3368" w:type="pct"/>
            <w:gridSpan w:val="5"/>
            <w:vAlign w:val="center"/>
          </w:tcPr>
          <w:p w14:paraId="12B71B93" w14:textId="77777777" w:rsidR="00FD0F63"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李鹏</w:t>
            </w:r>
          </w:p>
        </w:tc>
      </w:tr>
      <w:tr w:rsidR="00FD0F63" w14:paraId="0D65C609" w14:textId="77777777">
        <w:trPr>
          <w:trHeight w:val="567"/>
          <w:jc w:val="center"/>
        </w:trPr>
        <w:tc>
          <w:tcPr>
            <w:tcW w:w="1631" w:type="pct"/>
            <w:vAlign w:val="center"/>
          </w:tcPr>
          <w:p w14:paraId="26A49536"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报告审查：</w:t>
            </w:r>
          </w:p>
        </w:tc>
        <w:tc>
          <w:tcPr>
            <w:tcW w:w="3368" w:type="pct"/>
            <w:gridSpan w:val="5"/>
            <w:vAlign w:val="center"/>
          </w:tcPr>
          <w:p w14:paraId="12FCF593" w14:textId="77777777" w:rsidR="00FD0F63"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胡进强</w:t>
            </w:r>
          </w:p>
        </w:tc>
      </w:tr>
      <w:tr w:rsidR="00FD0F63" w14:paraId="79492277" w14:textId="77777777">
        <w:trPr>
          <w:trHeight w:val="567"/>
          <w:jc w:val="center"/>
        </w:trPr>
        <w:tc>
          <w:tcPr>
            <w:tcW w:w="1631" w:type="pct"/>
            <w:vAlign w:val="center"/>
          </w:tcPr>
          <w:p w14:paraId="146AF6E4"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提交单位：</w:t>
            </w:r>
          </w:p>
        </w:tc>
        <w:tc>
          <w:tcPr>
            <w:tcW w:w="3368" w:type="pct"/>
            <w:gridSpan w:val="5"/>
            <w:vAlign w:val="center"/>
          </w:tcPr>
          <w:p w14:paraId="668E39B8" w14:textId="77777777" w:rsidR="00FD0F63" w:rsidRDefault="00000000">
            <w:pPr>
              <w:pStyle w:val="ac"/>
              <w:spacing w:after="0" w:line="240" w:lineRule="auto"/>
              <w:ind w:leftChars="0" w:left="0" w:firstLineChars="0" w:firstLine="0"/>
              <w:jc w:val="left"/>
              <w:rPr>
                <w:rFonts w:ascii="Times New Roman" w:hAnsi="Times New Roman"/>
                <w:sz w:val="28"/>
                <w:szCs w:val="28"/>
              </w:rPr>
            </w:pPr>
            <w:r>
              <w:rPr>
                <w:rFonts w:ascii="Times New Roman" w:hAnsi="Times New Roman" w:cs="Times New Roman" w:hint="eastAsia"/>
                <w:sz w:val="28"/>
                <w:szCs w:val="28"/>
              </w:rPr>
              <w:t>北京深启科技有限公司</w:t>
            </w:r>
          </w:p>
        </w:tc>
      </w:tr>
      <w:tr w:rsidR="00FD0F63" w14:paraId="79AC70F1" w14:textId="77777777">
        <w:trPr>
          <w:trHeight w:val="567"/>
          <w:jc w:val="center"/>
        </w:trPr>
        <w:tc>
          <w:tcPr>
            <w:tcW w:w="1631" w:type="pct"/>
            <w:vAlign w:val="center"/>
          </w:tcPr>
          <w:p w14:paraId="05BC36DB" w14:textId="77777777" w:rsidR="00FD0F63"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提交日期：</w:t>
            </w:r>
          </w:p>
        </w:tc>
        <w:tc>
          <w:tcPr>
            <w:tcW w:w="3368" w:type="pct"/>
            <w:gridSpan w:val="5"/>
            <w:vAlign w:val="center"/>
          </w:tcPr>
          <w:p w14:paraId="20911A58" w14:textId="267C50C4" w:rsidR="00FD0F63" w:rsidRDefault="00000000">
            <w:pPr>
              <w:spacing w:line="240" w:lineRule="auto"/>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t>年</w:t>
            </w:r>
            <w:r>
              <w:rPr>
                <w:rFonts w:ascii="Times New Roman" w:hAnsi="Times New Roman" w:cs="Times New Roman" w:hint="eastAsia"/>
                <w:sz w:val="28"/>
                <w:szCs w:val="28"/>
                <w:lang w:eastAsia="zh-CN"/>
              </w:rPr>
              <w:t>7</w:t>
            </w:r>
            <w:r>
              <w:rPr>
                <w:rFonts w:ascii="Times New Roman" w:hAnsi="Times New Roman" w:cs="Times New Roman"/>
                <w:sz w:val="28"/>
                <w:szCs w:val="28"/>
              </w:rPr>
              <w:t>月</w:t>
            </w:r>
          </w:p>
        </w:tc>
      </w:tr>
    </w:tbl>
    <w:p w14:paraId="673C8C62" w14:textId="77777777" w:rsidR="00FD0F63" w:rsidRDefault="00FD0F63">
      <w:pPr>
        <w:rPr>
          <w:rFonts w:hint="eastAsia"/>
          <w:lang w:eastAsia="zh-CN"/>
        </w:rPr>
      </w:pPr>
    </w:p>
    <w:p w14:paraId="013D2BB7" w14:textId="77777777" w:rsidR="00FD0F63" w:rsidRDefault="00000000">
      <w:pPr>
        <w:rPr>
          <w:rFonts w:hint="eastAsia"/>
          <w:lang w:eastAsia="zh-CN"/>
        </w:rPr>
      </w:pPr>
      <w:r>
        <w:rPr>
          <w:noProof/>
        </w:rPr>
        <w:lastRenderedPageBreak/>
        <w:drawing>
          <wp:anchor distT="0" distB="0" distL="114300" distR="114300" simplePos="0" relativeHeight="251653632" behindDoc="0" locked="0" layoutInCell="1" allowOverlap="1" wp14:anchorId="2560107B" wp14:editId="7165051D">
            <wp:simplePos x="0" y="0"/>
            <wp:positionH relativeFrom="margin">
              <wp:posOffset>-812165</wp:posOffset>
            </wp:positionH>
            <wp:positionV relativeFrom="margin">
              <wp:posOffset>-697865</wp:posOffset>
            </wp:positionV>
            <wp:extent cx="7764780" cy="10574020"/>
            <wp:effectExtent l="0" t="0" r="7620" b="0"/>
            <wp:wrapSquare wrapText="bothSides"/>
            <wp:docPr id="114526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2362" name="图片 1"/>
                    <pic:cNvPicPr>
                      <a:picLocks noChangeAspect="1"/>
                    </pic:cNvPicPr>
                  </pic:nvPicPr>
                  <pic:blipFill>
                    <a:blip r:embed="rId8"/>
                    <a:stretch>
                      <a:fillRect/>
                    </a:stretch>
                  </pic:blipFill>
                  <pic:spPr>
                    <a:xfrm>
                      <a:off x="0" y="0"/>
                      <a:ext cx="7764780" cy="10574020"/>
                    </a:xfrm>
                    <a:prstGeom prst="rect">
                      <a:avLst/>
                    </a:prstGeom>
                  </pic:spPr>
                </pic:pic>
              </a:graphicData>
            </a:graphic>
          </wp:anchor>
        </w:drawing>
      </w:r>
    </w:p>
    <w:p w14:paraId="5CEC6A55" w14:textId="77777777" w:rsidR="00FD0F63" w:rsidRDefault="00000000">
      <w:pPr>
        <w:rPr>
          <w:rFonts w:hint="eastAsia"/>
          <w:lang w:eastAsia="zh-CN"/>
        </w:rPr>
      </w:pPr>
      <w:r>
        <w:rPr>
          <w:noProof/>
        </w:rPr>
        <w:lastRenderedPageBreak/>
        <w:drawing>
          <wp:anchor distT="0" distB="0" distL="114300" distR="114300" simplePos="0" relativeHeight="251654656" behindDoc="0" locked="0" layoutInCell="1" allowOverlap="1" wp14:anchorId="4B821FD9" wp14:editId="5A0C9A7A">
            <wp:simplePos x="0" y="0"/>
            <wp:positionH relativeFrom="margin">
              <wp:posOffset>-789305</wp:posOffset>
            </wp:positionH>
            <wp:positionV relativeFrom="margin">
              <wp:posOffset>-713105</wp:posOffset>
            </wp:positionV>
            <wp:extent cx="7741920" cy="10961370"/>
            <wp:effectExtent l="0" t="0" r="0" b="0"/>
            <wp:wrapSquare wrapText="bothSides"/>
            <wp:docPr id="187854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7511" name="图片 1"/>
                    <pic:cNvPicPr>
                      <a:picLocks noChangeAspect="1"/>
                    </pic:cNvPicPr>
                  </pic:nvPicPr>
                  <pic:blipFill>
                    <a:blip r:embed="rId9"/>
                    <a:stretch>
                      <a:fillRect/>
                    </a:stretch>
                  </pic:blipFill>
                  <pic:spPr>
                    <a:xfrm>
                      <a:off x="0" y="0"/>
                      <a:ext cx="7741920" cy="10961370"/>
                    </a:xfrm>
                    <a:prstGeom prst="rect">
                      <a:avLst/>
                    </a:prstGeom>
                  </pic:spPr>
                </pic:pic>
              </a:graphicData>
            </a:graphic>
          </wp:anchor>
        </w:drawing>
      </w:r>
    </w:p>
    <w:p w14:paraId="74C478B8" w14:textId="77777777" w:rsidR="00FD0F63" w:rsidRDefault="00000000">
      <w:pPr>
        <w:rPr>
          <w:rFonts w:hint="eastAsia"/>
          <w:lang w:eastAsia="zh-CN"/>
        </w:rPr>
      </w:pPr>
      <w:r>
        <w:rPr>
          <w:noProof/>
        </w:rPr>
        <w:lastRenderedPageBreak/>
        <w:drawing>
          <wp:anchor distT="0" distB="0" distL="114300" distR="114300" simplePos="0" relativeHeight="251655680" behindDoc="0" locked="0" layoutInCell="1" allowOverlap="1" wp14:anchorId="308F2193" wp14:editId="7E07C36A">
            <wp:simplePos x="0" y="0"/>
            <wp:positionH relativeFrom="margin">
              <wp:posOffset>-789305</wp:posOffset>
            </wp:positionH>
            <wp:positionV relativeFrom="margin">
              <wp:posOffset>-697865</wp:posOffset>
            </wp:positionV>
            <wp:extent cx="7741920" cy="10707370"/>
            <wp:effectExtent l="0" t="0" r="0" b="0"/>
            <wp:wrapSquare wrapText="bothSides"/>
            <wp:docPr id="1596448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48029" name="图片 1"/>
                    <pic:cNvPicPr>
                      <a:picLocks noChangeAspect="1"/>
                    </pic:cNvPicPr>
                  </pic:nvPicPr>
                  <pic:blipFill>
                    <a:blip r:embed="rId10"/>
                    <a:stretch>
                      <a:fillRect/>
                    </a:stretch>
                  </pic:blipFill>
                  <pic:spPr>
                    <a:xfrm>
                      <a:off x="0" y="0"/>
                      <a:ext cx="7741920" cy="10707370"/>
                    </a:xfrm>
                    <a:prstGeom prst="rect">
                      <a:avLst/>
                    </a:prstGeom>
                  </pic:spPr>
                </pic:pic>
              </a:graphicData>
            </a:graphic>
          </wp:anchor>
        </w:drawing>
      </w:r>
    </w:p>
    <w:p w14:paraId="2C9533FE" w14:textId="77777777" w:rsidR="00FD0F63" w:rsidRDefault="00000000">
      <w:pPr>
        <w:rPr>
          <w:rFonts w:hint="eastAsia"/>
          <w:lang w:eastAsia="zh-CN"/>
        </w:rPr>
      </w:pPr>
      <w:r>
        <w:rPr>
          <w:noProof/>
        </w:rPr>
        <w:lastRenderedPageBreak/>
        <w:drawing>
          <wp:anchor distT="0" distB="0" distL="114300" distR="114300" simplePos="0" relativeHeight="251657728" behindDoc="0" locked="0" layoutInCell="1" allowOverlap="1" wp14:anchorId="0AE0B07F" wp14:editId="68DFBCB2">
            <wp:simplePos x="0" y="0"/>
            <wp:positionH relativeFrom="margin">
              <wp:posOffset>-796925</wp:posOffset>
            </wp:positionH>
            <wp:positionV relativeFrom="margin">
              <wp:posOffset>-705485</wp:posOffset>
            </wp:positionV>
            <wp:extent cx="7741920" cy="10930890"/>
            <wp:effectExtent l="0" t="0" r="0" b="3810"/>
            <wp:wrapSquare wrapText="bothSides"/>
            <wp:docPr id="146321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6779" name="图片 1"/>
                    <pic:cNvPicPr>
                      <a:picLocks noChangeAspect="1"/>
                    </pic:cNvPicPr>
                  </pic:nvPicPr>
                  <pic:blipFill>
                    <a:blip r:embed="rId11"/>
                    <a:stretch>
                      <a:fillRect/>
                    </a:stretch>
                  </pic:blipFill>
                  <pic:spPr>
                    <a:xfrm>
                      <a:off x="0" y="0"/>
                      <a:ext cx="7741920" cy="10930890"/>
                    </a:xfrm>
                    <a:prstGeom prst="rect">
                      <a:avLst/>
                    </a:prstGeom>
                  </pic:spPr>
                </pic:pic>
              </a:graphicData>
            </a:graphic>
          </wp:anchor>
        </w:drawing>
      </w:r>
    </w:p>
    <w:p w14:paraId="1BA15DD1" w14:textId="77777777" w:rsidR="00FD0F63" w:rsidRDefault="00000000">
      <w:pPr>
        <w:rPr>
          <w:rFonts w:hint="eastAsia"/>
          <w:lang w:eastAsia="zh-CN"/>
        </w:rPr>
      </w:pPr>
      <w:r>
        <w:rPr>
          <w:noProof/>
        </w:rPr>
        <w:lastRenderedPageBreak/>
        <w:drawing>
          <wp:anchor distT="0" distB="0" distL="114300" distR="114300" simplePos="0" relativeHeight="251656704" behindDoc="0" locked="0" layoutInCell="1" allowOverlap="1" wp14:anchorId="6A56DA38" wp14:editId="20FE8337">
            <wp:simplePos x="0" y="0"/>
            <wp:positionH relativeFrom="margin">
              <wp:posOffset>-804545</wp:posOffset>
            </wp:positionH>
            <wp:positionV relativeFrom="margin">
              <wp:posOffset>-713105</wp:posOffset>
            </wp:positionV>
            <wp:extent cx="7741920" cy="10979785"/>
            <wp:effectExtent l="0" t="0" r="0" b="0"/>
            <wp:wrapSquare wrapText="bothSides"/>
            <wp:docPr id="952566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6376" name="图片 1"/>
                    <pic:cNvPicPr>
                      <a:picLocks noChangeAspect="1"/>
                    </pic:cNvPicPr>
                  </pic:nvPicPr>
                  <pic:blipFill>
                    <a:blip r:embed="rId12"/>
                    <a:stretch>
                      <a:fillRect/>
                    </a:stretch>
                  </pic:blipFill>
                  <pic:spPr>
                    <a:xfrm>
                      <a:off x="0" y="0"/>
                      <a:ext cx="7741920" cy="10979785"/>
                    </a:xfrm>
                    <a:prstGeom prst="rect">
                      <a:avLst/>
                    </a:prstGeom>
                  </pic:spPr>
                </pic:pic>
              </a:graphicData>
            </a:graphic>
          </wp:anchor>
        </w:drawing>
      </w:r>
    </w:p>
    <w:p w14:paraId="44279F45" w14:textId="77777777" w:rsidR="00FD0F63" w:rsidRDefault="00000000">
      <w:pPr>
        <w:rPr>
          <w:rFonts w:hint="eastAsia"/>
          <w:lang w:eastAsia="zh-CN"/>
        </w:rPr>
      </w:pPr>
      <w:r>
        <w:rPr>
          <w:noProof/>
        </w:rPr>
        <w:lastRenderedPageBreak/>
        <w:drawing>
          <wp:anchor distT="0" distB="0" distL="114300" distR="114300" simplePos="0" relativeHeight="251659776" behindDoc="0" locked="0" layoutInCell="1" allowOverlap="1" wp14:anchorId="5EFCABE5" wp14:editId="1E5B6502">
            <wp:simplePos x="0" y="0"/>
            <wp:positionH relativeFrom="margin">
              <wp:posOffset>-781685</wp:posOffset>
            </wp:positionH>
            <wp:positionV relativeFrom="margin">
              <wp:posOffset>-713105</wp:posOffset>
            </wp:positionV>
            <wp:extent cx="7741920" cy="10946130"/>
            <wp:effectExtent l="0" t="0" r="0" b="7620"/>
            <wp:wrapSquare wrapText="bothSides"/>
            <wp:docPr id="117880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00529" name="图片 1"/>
                    <pic:cNvPicPr>
                      <a:picLocks noChangeAspect="1"/>
                    </pic:cNvPicPr>
                  </pic:nvPicPr>
                  <pic:blipFill>
                    <a:blip r:embed="rId13"/>
                    <a:stretch>
                      <a:fillRect/>
                    </a:stretch>
                  </pic:blipFill>
                  <pic:spPr>
                    <a:xfrm>
                      <a:off x="0" y="0"/>
                      <a:ext cx="7741920" cy="10946130"/>
                    </a:xfrm>
                    <a:prstGeom prst="rect">
                      <a:avLst/>
                    </a:prstGeom>
                  </pic:spPr>
                </pic:pic>
              </a:graphicData>
            </a:graphic>
          </wp:anchor>
        </w:drawing>
      </w:r>
    </w:p>
    <w:p w14:paraId="6E0464A2" w14:textId="77777777" w:rsidR="00FD0F63" w:rsidRDefault="00000000">
      <w:pPr>
        <w:rPr>
          <w:rFonts w:hint="eastAsia"/>
          <w:lang w:eastAsia="zh-CN"/>
        </w:rPr>
      </w:pPr>
      <w:r>
        <w:rPr>
          <w:noProof/>
        </w:rPr>
        <w:lastRenderedPageBreak/>
        <w:drawing>
          <wp:anchor distT="0" distB="0" distL="114300" distR="114300" simplePos="0" relativeHeight="251660800" behindDoc="0" locked="0" layoutInCell="1" allowOverlap="1" wp14:anchorId="333EB806" wp14:editId="08267DCC">
            <wp:simplePos x="0" y="0"/>
            <wp:positionH relativeFrom="margin">
              <wp:posOffset>-781685</wp:posOffset>
            </wp:positionH>
            <wp:positionV relativeFrom="margin">
              <wp:posOffset>-690245</wp:posOffset>
            </wp:positionV>
            <wp:extent cx="7734300" cy="10925175"/>
            <wp:effectExtent l="0" t="0" r="0" b="9525"/>
            <wp:wrapSquare wrapText="bothSides"/>
            <wp:docPr id="1953748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48523" name="图片 1"/>
                    <pic:cNvPicPr>
                      <a:picLocks noChangeAspect="1"/>
                    </pic:cNvPicPr>
                  </pic:nvPicPr>
                  <pic:blipFill>
                    <a:blip r:embed="rId14"/>
                    <a:stretch>
                      <a:fillRect/>
                    </a:stretch>
                  </pic:blipFill>
                  <pic:spPr>
                    <a:xfrm>
                      <a:off x="0" y="0"/>
                      <a:ext cx="7734300" cy="10925175"/>
                    </a:xfrm>
                    <a:prstGeom prst="rect">
                      <a:avLst/>
                    </a:prstGeom>
                  </pic:spPr>
                </pic:pic>
              </a:graphicData>
            </a:graphic>
          </wp:anchor>
        </w:drawing>
      </w:r>
    </w:p>
    <w:p w14:paraId="6689F4AB" w14:textId="77777777" w:rsidR="00FD0F63" w:rsidRDefault="00000000">
      <w:pPr>
        <w:rPr>
          <w:rFonts w:hint="eastAsia"/>
          <w:lang w:eastAsia="zh-CN"/>
        </w:rPr>
      </w:pPr>
      <w:r>
        <w:rPr>
          <w:noProof/>
        </w:rPr>
        <w:lastRenderedPageBreak/>
        <w:drawing>
          <wp:anchor distT="0" distB="0" distL="114300" distR="114300" simplePos="0" relativeHeight="251661824" behindDoc="0" locked="0" layoutInCell="1" allowOverlap="1" wp14:anchorId="47B4B6C1" wp14:editId="7AD3D410">
            <wp:simplePos x="0" y="0"/>
            <wp:positionH relativeFrom="margin">
              <wp:posOffset>-804545</wp:posOffset>
            </wp:positionH>
            <wp:positionV relativeFrom="margin">
              <wp:posOffset>-705485</wp:posOffset>
            </wp:positionV>
            <wp:extent cx="7757160" cy="10978515"/>
            <wp:effectExtent l="0" t="0" r="0" b="0"/>
            <wp:wrapSquare wrapText="bothSides"/>
            <wp:docPr id="800674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4742" name="图片 1"/>
                    <pic:cNvPicPr>
                      <a:picLocks noChangeAspect="1"/>
                    </pic:cNvPicPr>
                  </pic:nvPicPr>
                  <pic:blipFill>
                    <a:blip r:embed="rId15"/>
                    <a:stretch>
                      <a:fillRect/>
                    </a:stretch>
                  </pic:blipFill>
                  <pic:spPr>
                    <a:xfrm>
                      <a:off x="0" y="0"/>
                      <a:ext cx="7757160" cy="10978515"/>
                    </a:xfrm>
                    <a:prstGeom prst="rect">
                      <a:avLst/>
                    </a:prstGeom>
                  </pic:spPr>
                </pic:pic>
              </a:graphicData>
            </a:graphic>
          </wp:anchor>
        </w:drawing>
      </w:r>
    </w:p>
    <w:p w14:paraId="482FC0E8" w14:textId="77777777" w:rsidR="00FD0F63" w:rsidRDefault="00000000">
      <w:pPr>
        <w:jc w:val="both"/>
        <w:rPr>
          <w:rFonts w:hint="eastAsia"/>
          <w:lang w:eastAsia="zh-CN"/>
        </w:rPr>
      </w:pPr>
      <w:r>
        <w:rPr>
          <w:noProof/>
        </w:rPr>
        <w:lastRenderedPageBreak/>
        <w:drawing>
          <wp:anchor distT="0" distB="0" distL="114300" distR="114300" simplePos="0" relativeHeight="251658752" behindDoc="0" locked="0" layoutInCell="1" allowOverlap="1" wp14:anchorId="2B7B74BB" wp14:editId="3A39FAC8">
            <wp:simplePos x="0" y="0"/>
            <wp:positionH relativeFrom="margin">
              <wp:posOffset>-804545</wp:posOffset>
            </wp:positionH>
            <wp:positionV relativeFrom="margin">
              <wp:posOffset>-720725</wp:posOffset>
            </wp:positionV>
            <wp:extent cx="7757160" cy="10979785"/>
            <wp:effectExtent l="0" t="0" r="0" b="0"/>
            <wp:wrapSquare wrapText="bothSides"/>
            <wp:docPr id="2133358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8384" name="图片 1"/>
                    <pic:cNvPicPr>
                      <a:picLocks noChangeAspect="1"/>
                    </pic:cNvPicPr>
                  </pic:nvPicPr>
                  <pic:blipFill>
                    <a:blip r:embed="rId16"/>
                    <a:stretch>
                      <a:fillRect/>
                    </a:stretch>
                  </pic:blipFill>
                  <pic:spPr>
                    <a:xfrm>
                      <a:off x="0" y="0"/>
                      <a:ext cx="7757160" cy="10979785"/>
                    </a:xfrm>
                    <a:prstGeom prst="rect">
                      <a:avLst/>
                    </a:prstGeom>
                  </pic:spPr>
                </pic:pic>
              </a:graphicData>
            </a:graphic>
          </wp:anchor>
        </w:drawing>
      </w:r>
    </w:p>
    <w:sdt>
      <w:sdtPr>
        <w:rPr>
          <w:rFonts w:ascii="宋体" w:eastAsia="宋体" w:hAnsi="宋体"/>
          <w:b/>
          <w:bCs/>
          <w:kern w:val="0"/>
          <w:sz w:val="22"/>
          <w:szCs w:val="22"/>
          <w:lang w:val="zh-CN" w:eastAsia="en-US"/>
        </w:rPr>
        <w:id w:val="196745715"/>
        <w:docPartObj>
          <w:docPartGallery w:val="Table of Contents"/>
          <w:docPartUnique/>
        </w:docPartObj>
      </w:sdtPr>
      <w:sdtEndPr>
        <w:rPr>
          <w:b w:val="0"/>
          <w:bCs w:val="0"/>
        </w:rPr>
      </w:sdtEndPr>
      <w:sdtContent>
        <w:p w14:paraId="0FFA8263" w14:textId="77777777" w:rsidR="00FD0F63" w:rsidRDefault="00000000">
          <w:pPr>
            <w:pStyle w:val="afff0"/>
            <w:spacing w:afterLines="100" w:after="240"/>
            <w:ind w:firstLine="442"/>
            <w:rPr>
              <w:rFonts w:ascii="宋体" w:eastAsia="宋体" w:hAnsi="宋体" w:cs="Times New Roman" w:hint="eastAsia"/>
              <w:b/>
            </w:rPr>
          </w:pPr>
          <w:r>
            <w:rPr>
              <w:rFonts w:ascii="宋体" w:eastAsia="宋体" w:hAnsi="宋体" w:cs="Times New Roman"/>
              <w:b/>
            </w:rPr>
            <w:t>目  录</w:t>
          </w:r>
        </w:p>
        <w:p w14:paraId="53298E4E" w14:textId="77777777" w:rsidR="00FD0F63" w:rsidRDefault="00000000">
          <w:pPr>
            <w:pStyle w:val="TOC1"/>
            <w:tabs>
              <w:tab w:val="right" w:leader="dot" w:pos="9782"/>
            </w:tabs>
            <w:rPr>
              <w:rFonts w:hint="eastAsia"/>
              <w:kern w:val="2"/>
              <w:sz w:val="24"/>
              <w:szCs w:val="24"/>
              <w:lang w:eastAsia="zh-CN"/>
              <w14:ligatures w14:val="standardContextual"/>
            </w:rPr>
          </w:pPr>
          <w:r>
            <w:fldChar w:fldCharType="begin"/>
          </w:r>
          <w:r>
            <w:instrText xml:space="preserve"> TOC \o "1-3" \h \z \u </w:instrText>
          </w:r>
          <w:r>
            <w:fldChar w:fldCharType="separate"/>
          </w:r>
          <w:hyperlink w:anchor="_Toc235116234" w:history="1">
            <w:r w:rsidR="00FD0F63">
              <w:rPr>
                <w:rStyle w:val="aff8"/>
                <w:rFonts w:hint="eastAsia"/>
                <w:sz w:val="24"/>
                <w:szCs w:val="24"/>
                <w:lang w:eastAsia="zh-CN"/>
              </w:rPr>
              <w:t>1. 项目概述</w:t>
            </w:r>
            <w:r w:rsidR="00FD0F63">
              <w:rPr>
                <w:rFonts w:hint="eastAsia"/>
                <w:sz w:val="24"/>
                <w:szCs w:val="24"/>
              </w:rPr>
              <w:tab/>
            </w:r>
            <w:r w:rsidR="00FD0F63">
              <w:rPr>
                <w:rFonts w:hint="eastAsia"/>
                <w:sz w:val="24"/>
                <w:szCs w:val="24"/>
              </w:rPr>
              <w:fldChar w:fldCharType="begin"/>
            </w:r>
            <w:r w:rsidR="00FD0F63">
              <w:rPr>
                <w:rFonts w:hint="eastAsia"/>
                <w:sz w:val="24"/>
                <w:szCs w:val="24"/>
              </w:rPr>
              <w:instrText xml:space="preserve"> </w:instrText>
            </w:r>
            <w:r w:rsidR="00FD0F63">
              <w:rPr>
                <w:sz w:val="24"/>
                <w:szCs w:val="24"/>
              </w:rPr>
              <w:instrText>PAGEREF _Toc235116234 \h</w:instrText>
            </w:r>
            <w:r w:rsidR="00FD0F63">
              <w:rPr>
                <w:rFonts w:hint="eastAsia"/>
                <w:sz w:val="24"/>
                <w:szCs w:val="24"/>
              </w:rPr>
              <w:instrText xml:space="preserve"> </w:instrText>
            </w:r>
            <w:r w:rsidR="00FD0F63">
              <w:rPr>
                <w:rFonts w:hint="eastAsia"/>
                <w:sz w:val="24"/>
                <w:szCs w:val="24"/>
              </w:rPr>
            </w:r>
            <w:r w:rsidR="00FD0F63">
              <w:rPr>
                <w:rFonts w:hint="eastAsia"/>
                <w:sz w:val="24"/>
                <w:szCs w:val="24"/>
              </w:rPr>
              <w:fldChar w:fldCharType="separate"/>
            </w:r>
            <w:r w:rsidR="00FD0F63">
              <w:rPr>
                <w:rFonts w:hint="eastAsia"/>
                <w:sz w:val="24"/>
                <w:szCs w:val="24"/>
              </w:rPr>
              <w:t>1</w:t>
            </w:r>
            <w:r w:rsidR="00FD0F63">
              <w:rPr>
                <w:rFonts w:hint="eastAsia"/>
                <w:sz w:val="24"/>
                <w:szCs w:val="24"/>
              </w:rPr>
              <w:fldChar w:fldCharType="end"/>
            </w:r>
          </w:hyperlink>
        </w:p>
        <w:p w14:paraId="7C45274A"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35" w:history="1">
            <w:r>
              <w:rPr>
                <w:rStyle w:val="aff8"/>
                <w:rFonts w:hint="eastAsia"/>
                <w:sz w:val="24"/>
                <w:szCs w:val="24"/>
                <w:lang w:eastAsia="zh-CN"/>
              </w:rPr>
              <w:t>1.1. 项目背景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_Toc235116235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w:t>
            </w:r>
            <w:r>
              <w:rPr>
                <w:rFonts w:hint="eastAsia"/>
                <w:sz w:val="24"/>
                <w:szCs w:val="24"/>
              </w:rPr>
              <w:fldChar w:fldCharType="end"/>
            </w:r>
          </w:hyperlink>
        </w:p>
        <w:p w14:paraId="040143BD"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36" w:history="1">
            <w:r>
              <w:rPr>
                <w:rStyle w:val="aff8"/>
                <w:rFonts w:hint="eastAsia"/>
                <w:sz w:val="24"/>
                <w:szCs w:val="24"/>
                <w:lang w:eastAsia="zh-CN"/>
              </w:rPr>
              <w:t>1.2. 建设范围</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_Toc235116236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w:t>
            </w:r>
            <w:r>
              <w:rPr>
                <w:rFonts w:hint="eastAsia"/>
                <w:sz w:val="24"/>
                <w:szCs w:val="24"/>
              </w:rPr>
              <w:fldChar w:fldCharType="end"/>
            </w:r>
          </w:hyperlink>
        </w:p>
        <w:p w14:paraId="3F9054E5"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37" w:history="1">
            <w:r>
              <w:rPr>
                <w:rStyle w:val="aff8"/>
                <w:rFonts w:hint="eastAsia"/>
                <w:sz w:val="24"/>
                <w:szCs w:val="24"/>
                <w:lang w:eastAsia="zh-CN"/>
              </w:rPr>
              <w:t>1.3. 关键业务目标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_Toc235116237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4</w:t>
            </w:r>
            <w:r>
              <w:rPr>
                <w:rFonts w:hint="eastAsia"/>
                <w:sz w:val="24"/>
                <w:szCs w:val="24"/>
              </w:rPr>
              <w:fldChar w:fldCharType="end"/>
            </w:r>
          </w:hyperlink>
        </w:p>
        <w:p w14:paraId="1F15A79D"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38" w:history="1">
            <w:r>
              <w:rPr>
                <w:rStyle w:val="aff8"/>
                <w:rFonts w:hint="eastAsia"/>
                <w:sz w:val="24"/>
                <w:szCs w:val="24"/>
                <w:lang w:eastAsia="zh-CN"/>
              </w:rPr>
              <w:t>2. 建设目标与实施原则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_Toc235116238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5</w:t>
            </w:r>
            <w:r>
              <w:rPr>
                <w:rFonts w:hint="eastAsia"/>
                <w:sz w:val="24"/>
                <w:szCs w:val="24"/>
              </w:rPr>
              <w:fldChar w:fldCharType="end"/>
            </w:r>
          </w:hyperlink>
        </w:p>
        <w:p w14:paraId="1CCC0462"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39" w:history="1">
            <w:r>
              <w:rPr>
                <w:rStyle w:val="aff8"/>
                <w:rFonts w:hint="eastAsia"/>
                <w:sz w:val="24"/>
                <w:szCs w:val="24"/>
                <w:lang w:eastAsia="zh-CN"/>
              </w:rPr>
              <w:t>2.1. 建设目标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_Toc235116239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5</w:t>
            </w:r>
            <w:r>
              <w:rPr>
                <w:rFonts w:hint="eastAsia"/>
                <w:sz w:val="24"/>
                <w:szCs w:val="24"/>
              </w:rPr>
              <w:fldChar w:fldCharType="end"/>
            </w:r>
          </w:hyperlink>
        </w:p>
        <w:p w14:paraId="59D0EEFA"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40" w:history="1">
            <w:r>
              <w:rPr>
                <w:rStyle w:val="aff8"/>
                <w:rFonts w:hint="eastAsia"/>
                <w:sz w:val="24"/>
                <w:szCs w:val="24"/>
                <w:lang w:eastAsia="zh-CN"/>
              </w:rPr>
              <w:t>2.2. 实施原则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6</w:t>
            </w:r>
            <w:r>
              <w:rPr>
                <w:rFonts w:hint="eastAsia"/>
                <w:sz w:val="24"/>
                <w:szCs w:val="24"/>
              </w:rPr>
              <w:fldChar w:fldCharType="end"/>
            </w:r>
          </w:hyperlink>
        </w:p>
        <w:p w14:paraId="3F6CE2AF"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41" w:history="1">
            <w:r>
              <w:rPr>
                <w:rStyle w:val="aff8"/>
                <w:rFonts w:hint="eastAsia"/>
                <w:sz w:val="24"/>
                <w:szCs w:val="24"/>
                <w:lang w:eastAsia="zh-CN"/>
              </w:rPr>
              <w:t>3. 部署环境与总体架构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7</w:t>
            </w:r>
            <w:r>
              <w:rPr>
                <w:rFonts w:hint="eastAsia"/>
                <w:sz w:val="24"/>
                <w:szCs w:val="24"/>
              </w:rPr>
              <w:fldChar w:fldCharType="end"/>
            </w:r>
          </w:hyperlink>
        </w:p>
        <w:p w14:paraId="4F4122B3"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42" w:history="1">
            <w:r>
              <w:rPr>
                <w:rStyle w:val="aff8"/>
                <w:rFonts w:hint="eastAsia"/>
                <w:sz w:val="24"/>
                <w:szCs w:val="24"/>
                <w:lang w:eastAsia="zh-CN"/>
              </w:rPr>
              <w:t>3.1. 目标服务器配置与定位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7</w:t>
            </w:r>
            <w:r>
              <w:rPr>
                <w:rFonts w:hint="eastAsia"/>
                <w:sz w:val="24"/>
                <w:szCs w:val="24"/>
              </w:rPr>
              <w:fldChar w:fldCharType="end"/>
            </w:r>
          </w:hyperlink>
        </w:p>
        <w:p w14:paraId="10DCFFAD"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43" w:history="1">
            <w:r>
              <w:rPr>
                <w:rStyle w:val="aff8"/>
                <w:rFonts w:hint="eastAsia"/>
                <w:sz w:val="24"/>
                <w:szCs w:val="24"/>
                <w:lang w:eastAsia="zh-CN"/>
              </w:rPr>
              <w:t>3.2. 系统架构图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8</w:t>
            </w:r>
            <w:r>
              <w:rPr>
                <w:rFonts w:hint="eastAsia"/>
                <w:sz w:val="24"/>
                <w:szCs w:val="24"/>
              </w:rPr>
              <w:fldChar w:fldCharType="end"/>
            </w:r>
          </w:hyperlink>
        </w:p>
        <w:p w14:paraId="094950BD"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44" w:history="1">
            <w:r>
              <w:rPr>
                <w:rStyle w:val="aff8"/>
                <w:rFonts w:hint="eastAsia"/>
                <w:sz w:val="24"/>
                <w:szCs w:val="24"/>
                <w:lang w:eastAsia="zh-CN"/>
              </w:rPr>
              <w:t>3.3. 系统架构设计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8</w:t>
            </w:r>
            <w:r>
              <w:rPr>
                <w:rFonts w:hint="eastAsia"/>
                <w:sz w:val="24"/>
                <w:szCs w:val="24"/>
              </w:rPr>
              <w:fldChar w:fldCharType="end"/>
            </w:r>
          </w:hyperlink>
        </w:p>
        <w:p w14:paraId="5CAB21AC"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45" w:history="1">
            <w:r>
              <w:rPr>
                <w:rStyle w:val="aff8"/>
                <w:rFonts w:hint="eastAsia"/>
                <w:sz w:val="24"/>
                <w:szCs w:val="24"/>
                <w:lang w:eastAsia="zh-CN"/>
              </w:rPr>
              <w:t>3.4. 系统部署</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10</w:t>
            </w:r>
            <w:r>
              <w:rPr>
                <w:rFonts w:hint="eastAsia"/>
                <w:sz w:val="24"/>
                <w:szCs w:val="24"/>
              </w:rPr>
              <w:fldChar w:fldCharType="end"/>
            </w:r>
          </w:hyperlink>
        </w:p>
        <w:p w14:paraId="2C37BA79"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46" w:history="1">
            <w:r>
              <w:rPr>
                <w:rStyle w:val="aff8"/>
                <w:rFonts w:hint="eastAsia"/>
                <w:sz w:val="24"/>
                <w:szCs w:val="24"/>
                <w:lang w:eastAsia="zh-CN"/>
              </w:rPr>
              <w:t>3.4.1. 部署总体架构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11</w:t>
            </w:r>
            <w:r>
              <w:rPr>
                <w:rFonts w:hint="eastAsia"/>
                <w:sz w:val="24"/>
                <w:szCs w:val="24"/>
              </w:rPr>
              <w:fldChar w:fldCharType="end"/>
            </w:r>
          </w:hyperlink>
        </w:p>
        <w:p w14:paraId="70F97884"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47" w:history="1">
            <w:r>
              <w:rPr>
                <w:rStyle w:val="aff8"/>
                <w:rFonts w:hint="eastAsia"/>
                <w:sz w:val="24"/>
                <w:szCs w:val="24"/>
                <w:lang w:eastAsia="zh-CN"/>
              </w:rPr>
              <w:t>3.4.2. 部署分区与安全边界</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11</w:t>
            </w:r>
            <w:r>
              <w:rPr>
                <w:rFonts w:hint="eastAsia"/>
                <w:sz w:val="24"/>
                <w:szCs w:val="24"/>
              </w:rPr>
              <w:fldChar w:fldCharType="end"/>
            </w:r>
          </w:hyperlink>
        </w:p>
        <w:p w14:paraId="2D914183"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48" w:history="1">
            <w:r>
              <w:rPr>
                <w:rStyle w:val="aff8"/>
                <w:rFonts w:hint="eastAsia"/>
                <w:sz w:val="24"/>
                <w:szCs w:val="24"/>
                <w:lang w:eastAsia="zh-CN"/>
              </w:rPr>
              <w:t>3.4.3. 逻辑层与部署组件映射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12</w:t>
            </w:r>
            <w:r>
              <w:rPr>
                <w:rFonts w:hint="eastAsia"/>
                <w:sz w:val="24"/>
                <w:szCs w:val="24"/>
              </w:rPr>
              <w:fldChar w:fldCharType="end"/>
            </w:r>
          </w:hyperlink>
        </w:p>
        <w:p w14:paraId="388B053F"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49" w:history="1">
            <w:r>
              <w:rPr>
                <w:rStyle w:val="aff8"/>
                <w:rFonts w:hint="eastAsia"/>
                <w:sz w:val="24"/>
                <w:szCs w:val="24"/>
                <w:lang w:eastAsia="zh-CN"/>
              </w:rPr>
              <w:t>3.4.4. 部署拓扑原则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_Toc235116249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485526BD"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50" w:history="1">
            <w:r>
              <w:rPr>
                <w:rStyle w:val="aff8"/>
                <w:rFonts w:hint="eastAsia"/>
                <w:sz w:val="24"/>
                <w:szCs w:val="24"/>
                <w:lang w:eastAsia="zh-CN"/>
              </w:rPr>
              <w:t>3.4.5. 业务数据接入方式（部署视角）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05BC0D3C"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51" w:history="1">
            <w:r>
              <w:rPr>
                <w:rStyle w:val="aff8"/>
                <w:rFonts w:hint="eastAsia"/>
                <w:sz w:val="24"/>
                <w:szCs w:val="24"/>
                <w:lang w:eastAsia="zh-CN"/>
              </w:rPr>
              <w:t>3.4.6. 运行依赖关系（逻辑顺序）</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1A5471D8"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52" w:history="1">
            <w:r>
              <w:rPr>
                <w:rStyle w:val="aff8"/>
                <w:rFonts w:hint="eastAsia"/>
                <w:sz w:val="24"/>
                <w:szCs w:val="24"/>
                <w:lang w:eastAsia="zh-CN"/>
              </w:rPr>
              <w:t>4. 服务器与软件部署方案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34A0240A"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53" w:history="1">
            <w:r>
              <w:rPr>
                <w:rStyle w:val="aff8"/>
                <w:rFonts w:hint="eastAsia"/>
                <w:sz w:val="24"/>
                <w:szCs w:val="24"/>
                <w:lang w:eastAsia="zh-CN"/>
              </w:rPr>
              <w:t>4.1. 操作系统与运行环境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7E9372CA"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54" w:history="1">
            <w:r>
              <w:rPr>
                <w:rStyle w:val="aff8"/>
                <w:rFonts w:hint="eastAsia"/>
                <w:sz w:val="24"/>
                <w:szCs w:val="24"/>
                <w:lang w:eastAsia="zh-CN"/>
              </w:rPr>
              <w:t>4.2. 本地存储规划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15</w:t>
            </w:r>
            <w:r>
              <w:rPr>
                <w:rFonts w:hint="eastAsia"/>
                <w:sz w:val="24"/>
                <w:szCs w:val="24"/>
              </w:rPr>
              <w:fldChar w:fldCharType="end"/>
            </w:r>
          </w:hyperlink>
        </w:p>
        <w:p w14:paraId="79A7A372"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55" w:history="1">
            <w:r>
              <w:rPr>
                <w:rStyle w:val="aff8"/>
                <w:rFonts w:hint="eastAsia"/>
                <w:sz w:val="24"/>
                <w:szCs w:val="24"/>
                <w:lang w:eastAsia="zh-CN"/>
              </w:rPr>
              <w:t>4.3. 计算与NPU资源划分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16</w:t>
            </w:r>
            <w:r>
              <w:rPr>
                <w:rFonts w:hint="eastAsia"/>
                <w:sz w:val="24"/>
                <w:szCs w:val="24"/>
              </w:rPr>
              <w:fldChar w:fldCharType="end"/>
            </w:r>
          </w:hyperlink>
        </w:p>
        <w:p w14:paraId="2F363431"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56" w:history="1">
            <w:r>
              <w:rPr>
                <w:rStyle w:val="aff8"/>
                <w:rFonts w:hint="eastAsia"/>
                <w:sz w:val="24"/>
                <w:szCs w:val="24"/>
                <w:lang w:eastAsia="zh-CN"/>
              </w:rPr>
              <w:t>4.4. 模型部署策略</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17</w:t>
            </w:r>
            <w:r>
              <w:rPr>
                <w:rFonts w:hint="eastAsia"/>
                <w:sz w:val="24"/>
                <w:szCs w:val="24"/>
              </w:rPr>
              <w:fldChar w:fldCharType="end"/>
            </w:r>
          </w:hyperlink>
        </w:p>
        <w:p w14:paraId="4D7D054E"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57" w:history="1">
            <w:r>
              <w:rPr>
                <w:rStyle w:val="aff8"/>
                <w:rFonts w:hint="eastAsia"/>
                <w:sz w:val="24"/>
                <w:szCs w:val="24"/>
                <w:lang w:eastAsia="zh-CN"/>
              </w:rPr>
              <w:t>5. 跨区网络与安全方案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18</w:t>
            </w:r>
            <w:r>
              <w:rPr>
                <w:rFonts w:hint="eastAsia"/>
                <w:sz w:val="24"/>
                <w:szCs w:val="24"/>
              </w:rPr>
              <w:fldChar w:fldCharType="end"/>
            </w:r>
          </w:hyperlink>
        </w:p>
        <w:p w14:paraId="50416271"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58" w:history="1">
            <w:r>
              <w:rPr>
                <w:rStyle w:val="aff8"/>
                <w:rFonts w:hint="eastAsia"/>
                <w:sz w:val="24"/>
                <w:szCs w:val="24"/>
                <w:lang w:eastAsia="zh-CN"/>
              </w:rPr>
              <w:t>5.1. 网络现状与设计原则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18</w:t>
            </w:r>
            <w:r>
              <w:rPr>
                <w:rFonts w:hint="eastAsia"/>
                <w:sz w:val="24"/>
                <w:szCs w:val="24"/>
              </w:rPr>
              <w:fldChar w:fldCharType="end"/>
            </w:r>
          </w:hyperlink>
        </w:p>
        <w:p w14:paraId="776A7279"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59" w:history="1">
            <w:r>
              <w:rPr>
                <w:rStyle w:val="aff8"/>
                <w:rFonts w:hint="eastAsia"/>
                <w:sz w:val="24"/>
                <w:szCs w:val="24"/>
                <w:lang w:eastAsia="zh-CN"/>
              </w:rPr>
              <w:t>5.2. 跨区访问控制策略</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_Toc235116259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18</w:t>
            </w:r>
            <w:r>
              <w:rPr>
                <w:rFonts w:hint="eastAsia"/>
                <w:sz w:val="24"/>
                <w:szCs w:val="24"/>
              </w:rPr>
              <w:fldChar w:fldCharType="end"/>
            </w:r>
          </w:hyperlink>
        </w:p>
        <w:p w14:paraId="49B67B9A"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60" w:history="1">
            <w:r>
              <w:rPr>
                <w:rStyle w:val="aff8"/>
                <w:rFonts w:hint="eastAsia"/>
                <w:sz w:val="24"/>
                <w:szCs w:val="24"/>
                <w:lang w:eastAsia="zh-CN"/>
              </w:rPr>
              <w:t>5.3. 数据访问方式</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19</w:t>
            </w:r>
            <w:r>
              <w:rPr>
                <w:rFonts w:hint="eastAsia"/>
                <w:sz w:val="24"/>
                <w:szCs w:val="24"/>
              </w:rPr>
              <w:fldChar w:fldCharType="end"/>
            </w:r>
          </w:hyperlink>
        </w:p>
        <w:p w14:paraId="78B08F4B"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61" w:history="1">
            <w:r>
              <w:rPr>
                <w:rStyle w:val="aff8"/>
                <w:rFonts w:hint="eastAsia"/>
                <w:sz w:val="24"/>
                <w:szCs w:val="24"/>
                <w:lang w:eastAsia="zh-CN"/>
              </w:rPr>
              <w:t>6. 核心功能实施方案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287633F9"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62" w:history="1">
            <w:r>
              <w:rPr>
                <w:rStyle w:val="aff8"/>
                <w:rFonts w:hint="eastAsia"/>
                <w:sz w:val="24"/>
                <w:szCs w:val="24"/>
                <w:lang w:eastAsia="zh-CN"/>
              </w:rPr>
              <w:t>6.1. 智能问答实施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21</w:t>
            </w:r>
            <w:r>
              <w:rPr>
                <w:rFonts w:hint="eastAsia"/>
                <w:sz w:val="24"/>
                <w:szCs w:val="24"/>
              </w:rPr>
              <w:fldChar w:fldCharType="end"/>
            </w:r>
          </w:hyperlink>
        </w:p>
        <w:p w14:paraId="59B49785"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63" w:history="1">
            <w:r>
              <w:rPr>
                <w:rStyle w:val="aff8"/>
                <w:rFonts w:hint="eastAsia"/>
                <w:sz w:val="24"/>
                <w:szCs w:val="24"/>
                <w:lang w:eastAsia="zh-CN"/>
              </w:rPr>
              <w:t>6.1.1. 通用问答</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21</w:t>
            </w:r>
            <w:r>
              <w:rPr>
                <w:rFonts w:hint="eastAsia"/>
                <w:sz w:val="24"/>
                <w:szCs w:val="24"/>
              </w:rPr>
              <w:fldChar w:fldCharType="end"/>
            </w:r>
          </w:hyperlink>
        </w:p>
        <w:p w14:paraId="0025AEC6" w14:textId="77777777" w:rsidR="00FD0F63" w:rsidRDefault="00FD0F63">
          <w:pPr>
            <w:pStyle w:val="TOC3"/>
            <w:tabs>
              <w:tab w:val="right" w:leader="dot" w:pos="9782"/>
            </w:tabs>
            <w:ind w:left="880"/>
            <w:rPr>
              <w:rFonts w:hint="eastAsia"/>
              <w:kern w:val="2"/>
              <w:sz w:val="24"/>
              <w:szCs w:val="24"/>
              <w:lang w:eastAsia="zh-CN"/>
              <w14:ligatures w14:val="standardContextual"/>
            </w:rPr>
          </w:pPr>
          <w:hyperlink w:anchor="_Toc235116264" w:history="1">
            <w:r>
              <w:rPr>
                <w:rStyle w:val="aff8"/>
                <w:rFonts w:hint="eastAsia"/>
                <w:sz w:val="24"/>
                <w:szCs w:val="24"/>
                <w:lang w:eastAsia="zh-CN"/>
              </w:rPr>
              <w:t>6.1.2. 专业知识问答（RAG）</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21</w:t>
            </w:r>
            <w:r>
              <w:rPr>
                <w:rFonts w:hint="eastAsia"/>
                <w:sz w:val="24"/>
                <w:szCs w:val="24"/>
              </w:rPr>
              <w:fldChar w:fldCharType="end"/>
            </w:r>
          </w:hyperlink>
        </w:p>
        <w:p w14:paraId="40AE9328"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65" w:history="1">
            <w:r>
              <w:rPr>
                <w:rStyle w:val="aff8"/>
                <w:rFonts w:hint="eastAsia"/>
                <w:sz w:val="24"/>
                <w:szCs w:val="24"/>
                <w:lang w:eastAsia="zh-CN"/>
              </w:rPr>
              <w:t>6.2. NL2SQL智能数据查询与分析实施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22</w:t>
            </w:r>
            <w:r>
              <w:rPr>
                <w:rFonts w:hint="eastAsia"/>
                <w:sz w:val="24"/>
                <w:szCs w:val="24"/>
              </w:rPr>
              <w:fldChar w:fldCharType="end"/>
            </w:r>
          </w:hyperlink>
        </w:p>
        <w:p w14:paraId="04504C57"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66" w:history="1">
            <w:r>
              <w:rPr>
                <w:rStyle w:val="aff8"/>
                <w:rFonts w:hint="eastAsia"/>
                <w:sz w:val="24"/>
                <w:szCs w:val="24"/>
                <w:lang w:eastAsia="zh-CN"/>
              </w:rPr>
              <w:t>6.3. 自动化报告生成实施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22</w:t>
            </w:r>
            <w:r>
              <w:rPr>
                <w:rFonts w:hint="eastAsia"/>
                <w:sz w:val="24"/>
                <w:szCs w:val="24"/>
              </w:rPr>
              <w:fldChar w:fldCharType="end"/>
            </w:r>
          </w:hyperlink>
        </w:p>
        <w:p w14:paraId="178D4933"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67" w:history="1">
            <w:r>
              <w:rPr>
                <w:rStyle w:val="aff8"/>
                <w:rFonts w:hint="eastAsia"/>
                <w:sz w:val="24"/>
                <w:szCs w:val="24"/>
                <w:lang w:eastAsia="zh-CN"/>
              </w:rPr>
              <w:t>7. 数据治理、知识库</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223DE7B8"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68" w:history="1">
            <w:r>
              <w:rPr>
                <w:rStyle w:val="aff8"/>
                <w:rFonts w:hint="eastAsia"/>
                <w:sz w:val="24"/>
                <w:szCs w:val="24"/>
                <w:lang w:eastAsia="zh-CN"/>
              </w:rPr>
              <w:t>7.1. 数据分类与分级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3BEF4E8B"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69" w:history="1">
            <w:r>
              <w:rPr>
                <w:rStyle w:val="aff8"/>
                <w:rFonts w:hint="eastAsia"/>
                <w:sz w:val="24"/>
                <w:szCs w:val="24"/>
                <w:lang w:eastAsia="zh-CN"/>
              </w:rPr>
              <w:t>7.2. 知识库构建实施流程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_Toc235116269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66A4F606"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70" w:history="1">
            <w:r>
              <w:rPr>
                <w:rStyle w:val="aff8"/>
                <w:rFonts w:hint="eastAsia"/>
                <w:sz w:val="24"/>
                <w:szCs w:val="24"/>
                <w:lang w:eastAsia="zh-CN"/>
              </w:rPr>
              <w:t>8. 实施计划与组织保障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617F219D"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1" w:history="1">
            <w:r>
              <w:rPr>
                <w:rStyle w:val="aff8"/>
                <w:rFonts w:hint="eastAsia"/>
                <w:sz w:val="24"/>
                <w:szCs w:val="24"/>
                <w:lang w:eastAsia="zh-CN"/>
              </w:rPr>
              <w:t>8.1. 项目实施阶段</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65397147"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2" w:history="1">
            <w:r>
              <w:rPr>
                <w:rStyle w:val="aff8"/>
                <w:rFonts w:hint="eastAsia"/>
                <w:sz w:val="24"/>
                <w:szCs w:val="24"/>
                <w:lang w:eastAsia="zh-CN"/>
              </w:rPr>
              <w:t>8.2. 项目组织与职责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67BBAA8D"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73" w:history="1">
            <w:r>
              <w:rPr>
                <w:rStyle w:val="aff8"/>
                <w:rFonts w:hint="eastAsia"/>
                <w:sz w:val="24"/>
                <w:szCs w:val="24"/>
                <w:lang w:eastAsia="zh-CN"/>
              </w:rPr>
              <w:t>9. 测试、试运行与验收方案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26</w:t>
            </w:r>
            <w:r>
              <w:rPr>
                <w:rFonts w:hint="eastAsia"/>
                <w:sz w:val="24"/>
                <w:szCs w:val="24"/>
              </w:rPr>
              <w:fldChar w:fldCharType="end"/>
            </w:r>
          </w:hyperlink>
        </w:p>
        <w:p w14:paraId="258AC36F"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4" w:history="1">
            <w:r>
              <w:rPr>
                <w:rStyle w:val="aff8"/>
                <w:rFonts w:hint="eastAsia"/>
                <w:sz w:val="24"/>
                <w:szCs w:val="24"/>
                <w:lang w:eastAsia="zh-CN"/>
              </w:rPr>
              <w:t>9.1. 测试方法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26</w:t>
            </w:r>
            <w:r>
              <w:rPr>
                <w:rFonts w:hint="eastAsia"/>
                <w:sz w:val="24"/>
                <w:szCs w:val="24"/>
              </w:rPr>
              <w:fldChar w:fldCharType="end"/>
            </w:r>
          </w:hyperlink>
        </w:p>
        <w:p w14:paraId="5778357E"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5" w:history="1">
            <w:r>
              <w:rPr>
                <w:rStyle w:val="aff8"/>
                <w:rFonts w:hint="eastAsia"/>
                <w:sz w:val="24"/>
                <w:szCs w:val="24"/>
                <w:lang w:eastAsia="zh-CN"/>
              </w:rPr>
              <w:t>9.2. 核心验收测试项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27</w:t>
            </w:r>
            <w:r>
              <w:rPr>
                <w:rFonts w:hint="eastAsia"/>
                <w:sz w:val="24"/>
                <w:szCs w:val="24"/>
              </w:rPr>
              <w:fldChar w:fldCharType="end"/>
            </w:r>
          </w:hyperlink>
        </w:p>
        <w:p w14:paraId="39A8F725"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6" w:history="1">
            <w:r>
              <w:rPr>
                <w:rStyle w:val="aff8"/>
                <w:rFonts w:hint="eastAsia"/>
                <w:sz w:val="24"/>
                <w:szCs w:val="24"/>
                <w:lang w:eastAsia="zh-CN"/>
              </w:rPr>
              <w:t>9.3. 试运行安排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221E0E26"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77" w:history="1">
            <w:r>
              <w:rPr>
                <w:rStyle w:val="aff8"/>
                <w:rFonts w:hint="eastAsia"/>
                <w:sz w:val="24"/>
                <w:szCs w:val="24"/>
                <w:lang w:eastAsia="zh-CN"/>
              </w:rPr>
              <w:t>10. 运维、备份与应急保障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76119B1F"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8" w:history="1">
            <w:r>
              <w:rPr>
                <w:rStyle w:val="aff8"/>
                <w:rFonts w:hint="eastAsia"/>
                <w:sz w:val="24"/>
                <w:szCs w:val="24"/>
                <w:lang w:eastAsia="zh-CN"/>
              </w:rPr>
              <w:t>10.1. 运维监控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1C78F3DE"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79" w:history="1">
            <w:r>
              <w:rPr>
                <w:rStyle w:val="aff8"/>
                <w:rFonts w:hint="eastAsia"/>
                <w:sz w:val="24"/>
                <w:szCs w:val="24"/>
                <w:lang w:eastAsia="zh-CN"/>
              </w:rPr>
              <w:t>10.2. 备份与恢复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_Toc235116279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29</w:t>
            </w:r>
            <w:r>
              <w:rPr>
                <w:rFonts w:hint="eastAsia"/>
                <w:sz w:val="24"/>
                <w:szCs w:val="24"/>
              </w:rPr>
              <w:fldChar w:fldCharType="end"/>
            </w:r>
          </w:hyperlink>
        </w:p>
        <w:p w14:paraId="67304C03"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0" w:history="1">
            <w:r>
              <w:rPr>
                <w:rStyle w:val="aff8"/>
                <w:rFonts w:hint="eastAsia"/>
                <w:sz w:val="24"/>
                <w:szCs w:val="24"/>
                <w:lang w:eastAsia="zh-CN"/>
              </w:rPr>
              <w:t>10.3. 典型应急处置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30</w:t>
            </w:r>
            <w:r>
              <w:rPr>
                <w:rFonts w:hint="eastAsia"/>
                <w:sz w:val="24"/>
                <w:szCs w:val="24"/>
              </w:rPr>
              <w:fldChar w:fldCharType="end"/>
            </w:r>
          </w:hyperlink>
        </w:p>
        <w:p w14:paraId="42E0EA0E"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81" w:history="1">
            <w:r>
              <w:rPr>
                <w:rStyle w:val="aff8"/>
                <w:rFonts w:hint="eastAsia"/>
                <w:sz w:val="24"/>
                <w:szCs w:val="24"/>
                <w:lang w:eastAsia="zh-CN"/>
              </w:rPr>
              <w:t>11. 风险分析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497FE231"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82" w:history="1">
            <w:r>
              <w:rPr>
                <w:rStyle w:val="aff8"/>
                <w:rFonts w:hint="eastAsia"/>
                <w:sz w:val="24"/>
                <w:szCs w:val="24"/>
                <w:lang w:eastAsia="zh-CN"/>
              </w:rPr>
              <w:t>12. 项目管理措施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4A155A1A"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3" w:history="1">
            <w:r>
              <w:rPr>
                <w:rStyle w:val="aff8"/>
                <w:rFonts w:hint="eastAsia"/>
                <w:sz w:val="24"/>
                <w:szCs w:val="24"/>
                <w:lang w:eastAsia="zh-CN"/>
              </w:rPr>
              <w:t>12.1. 组织管理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302E6B4B"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4" w:history="1">
            <w:r>
              <w:rPr>
                <w:rStyle w:val="aff8"/>
                <w:rFonts w:hint="eastAsia"/>
                <w:sz w:val="24"/>
                <w:szCs w:val="24"/>
                <w:lang w:eastAsia="zh-CN"/>
              </w:rPr>
              <w:t>12.2. 制度管理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7FD6D989"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5" w:history="1">
            <w:r>
              <w:rPr>
                <w:rStyle w:val="aff8"/>
                <w:rFonts w:hint="eastAsia"/>
                <w:sz w:val="24"/>
                <w:szCs w:val="24"/>
                <w:lang w:eastAsia="zh-CN"/>
              </w:rPr>
              <w:t>12.3. 沟通协调管理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70644CEF"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6" w:history="1">
            <w:r>
              <w:rPr>
                <w:rStyle w:val="aff8"/>
                <w:rFonts w:hint="eastAsia"/>
                <w:sz w:val="24"/>
                <w:szCs w:val="24"/>
                <w:lang w:eastAsia="zh-CN"/>
              </w:rPr>
              <w:t>12.4. 风险管控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52E869E1"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87" w:history="1">
            <w:r>
              <w:rPr>
                <w:rStyle w:val="aff8"/>
                <w:rFonts w:hint="eastAsia"/>
                <w:sz w:val="24"/>
                <w:szCs w:val="24"/>
                <w:lang w:eastAsia="zh-CN"/>
              </w:rPr>
              <w:t>13. 工作进度保障计划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3932BCB9"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8" w:history="1">
            <w:r>
              <w:rPr>
                <w:rStyle w:val="aff8"/>
                <w:rFonts w:hint="eastAsia"/>
                <w:sz w:val="24"/>
                <w:szCs w:val="24"/>
                <w:lang w:eastAsia="zh-CN"/>
              </w:rPr>
              <w:t>13.1. 进度目标与分解原则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6A7ED2D5"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89" w:history="1">
            <w:r>
              <w:rPr>
                <w:rStyle w:val="aff8"/>
                <w:rFonts w:hint="eastAsia"/>
                <w:sz w:val="24"/>
                <w:szCs w:val="24"/>
                <w:lang w:eastAsia="zh-CN"/>
              </w:rPr>
              <w:t>13.2. 里程碑管控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_Toc235116289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1E6B161D"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0" w:history="1">
            <w:r>
              <w:rPr>
                <w:rStyle w:val="aff8"/>
                <w:rFonts w:hint="eastAsia"/>
                <w:sz w:val="24"/>
                <w:szCs w:val="24"/>
                <w:lang w:eastAsia="zh-CN"/>
              </w:rPr>
              <w:t>13.3. 进度协同与报告机制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0D3C1D1F"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1" w:history="1">
            <w:r>
              <w:rPr>
                <w:rStyle w:val="aff8"/>
                <w:rFonts w:hint="eastAsia"/>
                <w:sz w:val="24"/>
                <w:szCs w:val="24"/>
                <w:lang w:eastAsia="zh-CN"/>
              </w:rPr>
              <w:t>13.4. 资源与组织保障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5635E5C8"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2" w:history="1">
            <w:r>
              <w:rPr>
                <w:rStyle w:val="aff8"/>
                <w:rFonts w:hint="eastAsia"/>
                <w:sz w:val="24"/>
                <w:szCs w:val="24"/>
                <w:lang w:eastAsia="zh-CN"/>
              </w:rPr>
              <w:t>13.5. 风险缓冲与纠偏措施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CBD1A59"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3" w:history="1">
            <w:r>
              <w:rPr>
                <w:rStyle w:val="aff8"/>
                <w:rFonts w:hint="eastAsia"/>
                <w:sz w:val="24"/>
                <w:szCs w:val="24"/>
                <w:lang w:eastAsia="zh-CN"/>
              </w:rPr>
              <w:t>13.6. 验收前进度收口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2DA8A95E"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94" w:history="1">
            <w:r>
              <w:rPr>
                <w:rStyle w:val="aff8"/>
                <w:rFonts w:hint="eastAsia"/>
                <w:sz w:val="24"/>
                <w:szCs w:val="24"/>
                <w:lang w:eastAsia="zh-CN"/>
              </w:rPr>
              <w:t>14. 工作质量保障措施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3A763751"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5" w:history="1">
            <w:r>
              <w:rPr>
                <w:rStyle w:val="aff8"/>
                <w:rFonts w:hint="eastAsia"/>
                <w:sz w:val="24"/>
                <w:szCs w:val="24"/>
                <w:lang w:eastAsia="zh-CN"/>
              </w:rPr>
              <w:t>14.1. 工作质量保障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434F2CB"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6" w:history="1">
            <w:r>
              <w:rPr>
                <w:rStyle w:val="aff8"/>
                <w:rFonts w:hint="eastAsia"/>
                <w:sz w:val="24"/>
                <w:szCs w:val="24"/>
                <w:lang w:eastAsia="zh-CN"/>
              </w:rPr>
              <w:t>14.2. 质量管理体系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35</w:t>
            </w:r>
            <w:r>
              <w:rPr>
                <w:rFonts w:hint="eastAsia"/>
                <w:sz w:val="24"/>
                <w:szCs w:val="24"/>
              </w:rPr>
              <w:fldChar w:fldCharType="end"/>
            </w:r>
          </w:hyperlink>
        </w:p>
        <w:p w14:paraId="5E5343D0" w14:textId="77777777" w:rsidR="00FD0F63" w:rsidRDefault="00FD0F63">
          <w:pPr>
            <w:pStyle w:val="TOC2"/>
            <w:tabs>
              <w:tab w:val="right" w:leader="dot" w:pos="9782"/>
            </w:tabs>
            <w:ind w:left="440"/>
            <w:rPr>
              <w:rFonts w:hint="eastAsia"/>
              <w:kern w:val="2"/>
              <w:sz w:val="24"/>
              <w:szCs w:val="24"/>
              <w:lang w:eastAsia="zh-CN"/>
              <w14:ligatures w14:val="standardContextual"/>
            </w:rPr>
          </w:pPr>
          <w:hyperlink w:anchor="_Toc235116297" w:history="1">
            <w:r>
              <w:rPr>
                <w:rStyle w:val="aff8"/>
                <w:rFonts w:hint="eastAsia"/>
                <w:sz w:val="24"/>
                <w:szCs w:val="24"/>
                <w:lang w:eastAsia="zh-CN"/>
              </w:rPr>
              <w:t>14.3. 项目跟踪与控制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35</w:t>
            </w:r>
            <w:r>
              <w:rPr>
                <w:rFonts w:hint="eastAsia"/>
                <w:sz w:val="24"/>
                <w:szCs w:val="24"/>
              </w:rPr>
              <w:fldChar w:fldCharType="end"/>
            </w:r>
          </w:hyperlink>
        </w:p>
        <w:p w14:paraId="3B5D7C3F" w14:textId="77777777" w:rsidR="00FD0F63" w:rsidRDefault="00FD0F63">
          <w:pPr>
            <w:pStyle w:val="TOC1"/>
            <w:tabs>
              <w:tab w:val="right" w:leader="dot" w:pos="9782"/>
            </w:tabs>
            <w:rPr>
              <w:rFonts w:hint="eastAsia"/>
              <w:kern w:val="2"/>
              <w:sz w:val="24"/>
              <w:szCs w:val="24"/>
              <w:lang w:eastAsia="zh-CN"/>
              <w14:ligatures w14:val="standardContextual"/>
            </w:rPr>
          </w:pPr>
          <w:hyperlink w:anchor="_Toc235116298" w:history="1">
            <w:r>
              <w:rPr>
                <w:rStyle w:val="aff8"/>
                <w:rFonts w:hint="eastAsia"/>
                <w:sz w:val="24"/>
                <w:szCs w:val="24"/>
                <w:lang w:eastAsia="zh-CN"/>
              </w:rPr>
              <w:t>15. 交付成果清单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35</w:t>
            </w:r>
            <w:r>
              <w:rPr>
                <w:rFonts w:hint="eastAsia"/>
                <w:sz w:val="24"/>
                <w:szCs w:val="24"/>
              </w:rPr>
              <w:fldChar w:fldCharType="end"/>
            </w:r>
          </w:hyperlink>
        </w:p>
        <w:p w14:paraId="0C745621" w14:textId="77777777" w:rsidR="00FD0F63" w:rsidRDefault="00FD0F63">
          <w:pPr>
            <w:pStyle w:val="TOC1"/>
            <w:tabs>
              <w:tab w:val="right" w:leader="dot" w:pos="9782"/>
            </w:tabs>
            <w:rPr>
              <w:rFonts w:asciiTheme="minorHAnsi" w:eastAsiaTheme="minorEastAsia" w:hAnsiTheme="minorHAnsi"/>
              <w:kern w:val="2"/>
              <w:szCs w:val="24"/>
              <w:lang w:eastAsia="zh-CN"/>
              <w14:ligatures w14:val="standardContextual"/>
            </w:rPr>
          </w:pPr>
          <w:hyperlink w:anchor="_Toc235116299" w:history="1">
            <w:r>
              <w:rPr>
                <w:rStyle w:val="aff8"/>
                <w:rFonts w:hint="eastAsia"/>
                <w:sz w:val="24"/>
                <w:szCs w:val="24"/>
                <w:lang w:eastAsia="zh-CN"/>
              </w:rPr>
              <w:t>附录：上线前核验清单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_Toc235116299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w:t>
            </w:r>
            <w:r>
              <w:rPr>
                <w:rFonts w:hint="eastAsia"/>
                <w:sz w:val="24"/>
                <w:szCs w:val="24"/>
              </w:rPr>
              <w:fldChar w:fldCharType="end"/>
            </w:r>
          </w:hyperlink>
        </w:p>
        <w:p w14:paraId="057B0E72" w14:textId="77777777" w:rsidR="00FD0F63" w:rsidRDefault="00000000">
          <w:pPr>
            <w:rPr>
              <w:rFonts w:hint="eastAsia"/>
            </w:rPr>
            <w:sectPr w:rsidR="00FD0F63">
              <w:headerReference w:type="default" r:id="rId17"/>
              <w:footerReference w:type="default" r:id="rId18"/>
              <w:pgSz w:w="12240" w:h="15840"/>
              <w:pgMar w:top="1123" w:right="1181" w:bottom="1008" w:left="1267" w:header="432" w:footer="432" w:gutter="0"/>
              <w:cols w:space="720"/>
              <w:titlePg/>
              <w:docGrid w:linePitch="360"/>
            </w:sectPr>
          </w:pPr>
          <w:r>
            <w:rPr>
              <w:b/>
              <w:bCs/>
              <w:lang w:val="zh-CN"/>
            </w:rPr>
            <w:fldChar w:fldCharType="end"/>
          </w:r>
        </w:p>
      </w:sdtContent>
    </w:sdt>
    <w:p w14:paraId="7C555896"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4" w:name="_Toc235116234"/>
      <w:r>
        <w:rPr>
          <w:rFonts w:ascii="黑体" w:eastAsia="黑体" w:hAnsi="黑体"/>
          <w:color w:val="1F4E79"/>
          <w:sz w:val="32"/>
          <w:lang w:eastAsia="zh-CN"/>
        </w:rPr>
        <w:lastRenderedPageBreak/>
        <w:t>项目概述</w:t>
      </w:r>
      <w:bookmarkEnd w:id="4"/>
    </w:p>
    <w:p w14:paraId="71346DE5"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5" w:name="_Toc235116235"/>
      <w:r>
        <w:rPr>
          <w:rFonts w:ascii="黑体" w:eastAsia="黑体" w:hAnsi="黑体"/>
          <w:color w:val="1F4E79"/>
          <w:sz w:val="30"/>
          <w:szCs w:val="30"/>
          <w:lang w:eastAsia="zh-CN"/>
        </w:rPr>
        <w:t>项目背景</w:t>
      </w:r>
      <w:bookmarkEnd w:id="5"/>
    </w:p>
    <w:p w14:paraId="22CB2B69" w14:textId="7F3B4173" w:rsidR="007C0643" w:rsidRPr="007C0643" w:rsidRDefault="007C0643" w:rsidP="007C0643">
      <w:pPr>
        <w:spacing w:after="0" w:line="360" w:lineRule="auto"/>
        <w:ind w:firstLineChars="200" w:firstLine="480"/>
        <w:jc w:val="both"/>
        <w:rPr>
          <w:rFonts w:hint="eastAsia"/>
          <w:sz w:val="24"/>
          <w:szCs w:val="24"/>
          <w:lang w:eastAsia="zh-CN"/>
        </w:rPr>
      </w:pPr>
      <w:r w:rsidRPr="007C0643">
        <w:rPr>
          <w:rFonts w:hint="eastAsia"/>
          <w:sz w:val="24"/>
          <w:szCs w:val="24"/>
          <w:lang w:eastAsia="zh-CN"/>
        </w:rPr>
        <w:t>地面沉降作为一种缓变性地质灾害，具有隐蔽性强、影响范围广、治理周期长等特点，长期对北京市城市基础设施安全、轨道交通与地下空间开发、重大工程运行及人居环境保障构成潜在风险。随着超大城市治理精细化要求不断提高，地面沉降防控已从单一监测向“监测—分析—研判—服务”一体化转变，对监测数据的及时利用、专业知识的高效服务以及成果报告的规范编制提出了更高要求。</w:t>
      </w:r>
    </w:p>
    <w:p w14:paraId="13AC6AA0" w14:textId="1F4AD024" w:rsidR="007C0643" w:rsidRPr="007C0643" w:rsidRDefault="007C0643" w:rsidP="007C0643">
      <w:pPr>
        <w:spacing w:after="0" w:line="360" w:lineRule="auto"/>
        <w:ind w:firstLineChars="200" w:firstLine="480"/>
        <w:jc w:val="both"/>
        <w:rPr>
          <w:rFonts w:hint="eastAsia"/>
          <w:sz w:val="24"/>
          <w:szCs w:val="24"/>
          <w:lang w:eastAsia="zh-CN"/>
        </w:rPr>
      </w:pPr>
      <w:r w:rsidRPr="007C0643">
        <w:rPr>
          <w:rFonts w:hint="eastAsia"/>
          <w:sz w:val="24"/>
          <w:szCs w:val="24"/>
          <w:lang w:eastAsia="zh-CN"/>
        </w:rPr>
        <w:t>为支撑北京市地面沉降防控业务，北京市地质环境监测所推进信息化能力建设，于2024年建成“北京市地面沉降防控信息管理平台”。平台通过接入水准、GNSS、InSAR、地下水等多类监测手段相关数据与设备信息，实现了监测数据汇聚、站点运维、状态监控、可视化展示及业务管理等基础能力，为日常监测运行和防控决策提供了统一信息化载体。2025年度，围绕平台安全可靠运行进一步完成安全加固，并实现监测平台与国家平台的数据汇交，标志着既有系统在数据汇聚、业务承载和安全合规方面具备了持续运行与能力扩展的基础条件。</w:t>
      </w:r>
    </w:p>
    <w:p w14:paraId="3BE87711" w14:textId="141FB632" w:rsidR="007C0643" w:rsidRPr="007C0643" w:rsidRDefault="007C0643" w:rsidP="007C0643">
      <w:pPr>
        <w:spacing w:after="0" w:line="360" w:lineRule="auto"/>
        <w:ind w:firstLineChars="200" w:firstLine="480"/>
        <w:jc w:val="both"/>
        <w:rPr>
          <w:rFonts w:hint="eastAsia"/>
          <w:sz w:val="24"/>
          <w:szCs w:val="24"/>
          <w:lang w:eastAsia="zh-CN"/>
        </w:rPr>
      </w:pPr>
      <w:r w:rsidRPr="007C0643">
        <w:rPr>
          <w:rFonts w:hint="eastAsia"/>
          <w:sz w:val="24"/>
          <w:szCs w:val="24"/>
          <w:lang w:eastAsia="zh-CN"/>
        </w:rPr>
        <w:t>在平台持续运行过程中，业务侧对智能化服务的需求日益突出。一方面，地面沉降领域涉及政策制度、技术标准、监测规范、设备手册、历史报告及专家经验等多源知识，资料分散、检索成本高，业务人员在政策解读、流程咨询和专业问题研判时仍较多依赖人工检索与经验判断；另一方面，面向行政区、站点、时段的统计对比、趋势分析、异常识别等数据查询场景频度高、口径要求严，传统取数与加工方式环节多、耗时长，难以快速响应日常研判需要；同时，周报、月报、季报及专题报告等成果编制仍存在模板填充、指标计算、图表制作与文字组织并行负担重等问题，制约了成果产出效率与服务时效。总体看，现有平台已较好解决“数据能汇、业务能管、结果能看”的问题，但在“问得快、查得准、报得及时”方面仍有提升空间，监测数据价值释放和运维服务效率尚需进一步增强。</w:t>
      </w:r>
    </w:p>
    <w:p w14:paraId="0368F0B1" w14:textId="2B5F39DB" w:rsidR="00FD0F63" w:rsidRDefault="007C0643" w:rsidP="007C0643">
      <w:pPr>
        <w:spacing w:after="0" w:line="360" w:lineRule="auto"/>
        <w:ind w:firstLineChars="200" w:firstLine="480"/>
        <w:jc w:val="both"/>
        <w:rPr>
          <w:sz w:val="24"/>
          <w:szCs w:val="24"/>
          <w:lang w:eastAsia="zh-CN"/>
        </w:rPr>
      </w:pPr>
      <w:r w:rsidRPr="007C0643">
        <w:rPr>
          <w:rFonts w:hint="eastAsia"/>
          <w:sz w:val="24"/>
          <w:szCs w:val="24"/>
          <w:lang w:eastAsia="zh-CN"/>
        </w:rPr>
        <w:t>面向上述需求，2026年度运维项目安排实施“基于AI大模型的地面沉降数据智能分析与运维能力提升”建设。本项目坚持在既有平台成果之上进行能力叠加与业务赋能，不替代原有业务系统主库职责，重点引入大模型及相关智能分析技术，围绕智能问答、智能数据查询分析、自动化报告生成等方向提升平台智能化服务水平，推动地面沉降监测业务由信息化管理进一步向智能化服务延伸。通过本项目实施，进一步提升监测数据利用效率、专业知识服</w:t>
      </w:r>
      <w:r w:rsidRPr="007C0643">
        <w:rPr>
          <w:rFonts w:hint="eastAsia"/>
          <w:sz w:val="24"/>
          <w:szCs w:val="24"/>
          <w:lang w:eastAsia="zh-CN"/>
        </w:rPr>
        <w:lastRenderedPageBreak/>
        <w:t>务能力和成果编制效能，增强对北京市地面沉降防控日常业务的支撑能力，为城市安全运行和地质环境保障提供更加高效、规范的信息化与智能化支撑。</w:t>
      </w:r>
    </w:p>
    <w:p w14:paraId="79D1E1CD" w14:textId="77777777" w:rsidR="00687BAA" w:rsidRPr="00687BAA" w:rsidRDefault="00687BAA" w:rsidP="001D42C0">
      <w:pPr>
        <w:pStyle w:val="21"/>
        <w:numPr>
          <w:ilvl w:val="1"/>
          <w:numId w:val="7"/>
        </w:numPr>
        <w:spacing w:beforeLines="100" w:before="240" w:afterLines="50" w:after="120" w:line="360" w:lineRule="auto"/>
        <w:rPr>
          <w:rFonts w:ascii="黑体" w:eastAsia="黑体" w:hAnsi="黑体"/>
          <w:color w:val="1F4E79"/>
          <w:sz w:val="30"/>
          <w:szCs w:val="30"/>
          <w:lang w:eastAsia="zh-CN"/>
        </w:rPr>
      </w:pPr>
      <w:bookmarkStart w:id="6" w:name="_Toc235116239"/>
      <w:r w:rsidRPr="00687BAA">
        <w:rPr>
          <w:rFonts w:ascii="黑体" w:eastAsia="黑体" w:hAnsi="黑体" w:hint="eastAsia"/>
          <w:color w:val="1F4E79"/>
          <w:sz w:val="30"/>
          <w:szCs w:val="30"/>
          <w:lang w:eastAsia="zh-CN"/>
        </w:rPr>
        <w:t>建设目标</w:t>
      </w:r>
      <w:bookmarkEnd w:id="6"/>
    </w:p>
    <w:p w14:paraId="03D072AF"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本项目将紧密围绕“智能化、安全性、可用性、可维护性、可扩展性”五大核心维度，全面构建北京市地面沉降防控信息管理平台的新一代技术架构与业务体系。通过采用先进的组合引擎架构、严密的安全管控策略以及高可用的运维保障机制，旨在实现平台从单一信息化管理向深度智能化服务的跨越。具体建设目标如下：</w:t>
      </w:r>
    </w:p>
    <w:p w14:paraId="6ECC44C4"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1. 智能化：构建三位一体的智能核心引擎</w:t>
      </w:r>
    </w:p>
    <w:p w14:paraId="2D76FEF4"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本项目的首要目标是形成以智能问答、NL2SQL数据查询、自动报告生成为核心的三大智能化能力，彻底改变传统的人机交互模式。</w:t>
      </w:r>
    </w:p>
    <w:p w14:paraId="491F91E9"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组合架构驱动： 摒弃单一的模型调用模式，采用“通用大模型 + RAG专业知识检索 + 受控SQL查询 + 模板引擎”的组合架构。利用通用大模型的语义理解能力作为中枢，结合RAG技术解决专业知识幻觉问题，利用受控SQL技术确保数据查询的精准与安全，利用模板引擎保证报告输出的规范性。</w:t>
      </w:r>
    </w:p>
    <w:p w14:paraId="5B2D651E"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场景智能覆盖： 在问答场景中，实现对政策、流程及监测方法的精准解答；在数据场景中，实现自然语言到数据库查询语句的自动转换；在报告场景中，实现从取数到排版的全流程自动化。通过这一架构，确保智能化能力既具备广度，又具备业务所需的深度与精度。</w:t>
      </w:r>
    </w:p>
    <w:p w14:paraId="778D290E"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2. 安全性：打造数据不出域与跨区访问的双重防线</w:t>
      </w:r>
    </w:p>
    <w:p w14:paraId="7D6CF345"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安全是本项目的底线目标，必须确保数据在流转与使用过程中的绝对安全，实现数据不出授权安全域，跨区访问全程受控、可审计。</w:t>
      </w:r>
    </w:p>
    <w:p w14:paraId="57BDA190"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精细化权限管控： 实施最小权限原则，严格限制AI平台对业务数据的访问范围。采用白名单机制，仅允许授权的IP和服务访问特定接口。</w:t>
      </w:r>
    </w:p>
    <w:p w14:paraId="20EC0920"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传输与存储加密： 全链路采用TLS加密传输协议，防止数据在传输过程中被窃听或篡改。数据库访问强制使用只读账号，杜绝数据被误修改或删除的风险。</w:t>
      </w:r>
    </w:p>
    <w:p w14:paraId="5ECA6DC2"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3. 可用性：保障高并发下的业务连续稳定运行</w:t>
      </w:r>
    </w:p>
    <w:p w14:paraId="16E19C79"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为满足实际业务需求，系统必须具备高并发处理能力，目标是满足不少于5人并发访问及业务连续运行，确保关键时刻系统不卡顿、不宕机。</w:t>
      </w:r>
    </w:p>
    <w:p w14:paraId="683C7E22"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lastRenderedPageBreak/>
        <w:t>资源池化与弹性调度： 采用模型服务池化技术，提高GPU资源的利用率。引入任务队列机制，对高负载请求进行削峰填谷，避免瞬时流量冲垮系统。</w:t>
      </w:r>
    </w:p>
    <w:p w14:paraId="73BFD6AF"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会话管理与容错： 实施会话超时自动清理机制，释放无效占用的系统资源。采用容器自动拉起技术，当服务节点发生故障时，系统能够毫秒级自动重启恢复，保障服务不中断。</w:t>
      </w:r>
    </w:p>
    <w:p w14:paraId="75D9B1EB"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4. 可维护性：实现全生命周期的灵活配置与便捷运维</w:t>
      </w:r>
    </w:p>
    <w:p w14:paraId="3B8B7EF4"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为了降低后期运维成本，提升系统的适应能力，项目致力于实现配置可追溯、模型可替换、知识可增量更新、报告模板可维护。</w:t>
      </w:r>
    </w:p>
    <w:p w14:paraId="719236C5"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容器化与配置中心： 全面采用容器化部署，配合统一的配置中心，实现环境的一致性与配置的集中管理，确保每一次配置变更都有版本记录，可随时回滚追溯。</w:t>
      </w:r>
    </w:p>
    <w:p w14:paraId="114C257F"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模块化与热更新： 支持知识库的增量更新，无需重新训练模型即可吸纳最新文档。模型服务采用标准化接口封装，支持在不影响上层应用的情况下灵活替换底层模型。</w:t>
      </w:r>
    </w:p>
    <w:p w14:paraId="31472B6A"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可视化运维工具： 提供健康检查、备份恢复等自动化运维工具，并配套详细的操作手册，降低运维人员的技术门槛，确保系统长期稳定运行。</w:t>
      </w:r>
    </w:p>
    <w:p w14:paraId="125956C8"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5. 可扩展性：预留面向未来的标准化扩展接口</w:t>
      </w:r>
    </w:p>
    <w:p w14:paraId="0862DEE5"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考虑到业务的不断发展，系统架构必须具备高度的开放性，目标是可扩展站点、文档、数据表和报告类型，避免重复建设。</w:t>
      </w:r>
    </w:p>
    <w:p w14:paraId="540DBF6C" w14:textId="77777777" w:rsidR="00687BAA" w:rsidRPr="00687BAA" w:rsidRDefault="00687BAA" w:rsidP="00327574">
      <w:pPr>
        <w:spacing w:after="0" w:line="360" w:lineRule="auto"/>
        <w:ind w:firstLineChars="200" w:firstLine="480"/>
        <w:jc w:val="both"/>
        <w:rPr>
          <w:rFonts w:hint="eastAsia"/>
          <w:sz w:val="24"/>
          <w:szCs w:val="24"/>
          <w:lang w:eastAsia="zh-CN"/>
        </w:rPr>
      </w:pPr>
      <w:r w:rsidRPr="00687BAA">
        <w:rPr>
          <w:rFonts w:hint="eastAsia"/>
          <w:sz w:val="24"/>
          <w:szCs w:val="24"/>
          <w:lang w:eastAsia="zh-CN"/>
        </w:rPr>
        <w:t>解耦设计： 采用模块化服务架构，将数据层、逻辑层与表现层彻底解耦。避免与单一业务表强耦合，确保新增业务字段或表结构变更时，不影响核心功能的稳定性。</w:t>
      </w:r>
    </w:p>
    <w:p w14:paraId="4D998230" w14:textId="2E756FF9" w:rsidR="00687BAA" w:rsidRDefault="00687BAA" w:rsidP="00327574">
      <w:pPr>
        <w:spacing w:after="0" w:line="360" w:lineRule="auto"/>
        <w:ind w:firstLineChars="200" w:firstLine="480"/>
        <w:jc w:val="both"/>
        <w:rPr>
          <w:sz w:val="24"/>
          <w:szCs w:val="24"/>
          <w:lang w:eastAsia="zh-CN"/>
        </w:rPr>
      </w:pPr>
      <w:r w:rsidRPr="00687BAA">
        <w:rPr>
          <w:rFonts w:hint="eastAsia"/>
          <w:sz w:val="24"/>
          <w:szCs w:val="24"/>
          <w:lang w:eastAsia="zh-CN"/>
        </w:rPr>
        <w:t>标准化接口与语义层： 构建统一的数据语义层和标准API接口。无论是新增监测站点、导入新型文档格式，还是增加新的报表类型，均可通过配置或简单的接口开发快速接入，无需对核心代码进行大规模重构，为未来业务的无限延伸奠定坚实基础。</w:t>
      </w:r>
    </w:p>
    <w:p w14:paraId="44A6E382" w14:textId="77777777" w:rsidR="00687BAA" w:rsidRDefault="00687BAA" w:rsidP="001D42C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 w:name="_Toc235116240"/>
      <w:r>
        <w:rPr>
          <w:rFonts w:ascii="黑体" w:eastAsia="黑体" w:hAnsi="黑体"/>
          <w:color w:val="1F4E79"/>
          <w:sz w:val="30"/>
          <w:szCs w:val="30"/>
          <w:lang w:eastAsia="zh-CN"/>
        </w:rPr>
        <w:t>实施原则</w:t>
      </w:r>
      <w:bookmarkEnd w:id="7"/>
    </w:p>
    <w:p w14:paraId="5172C1A6" w14:textId="77777777" w:rsidR="00687BAA" w:rsidRDefault="00687BAA" w:rsidP="00687BAA">
      <w:pPr>
        <w:pStyle w:val="affb"/>
        <w:numPr>
          <w:ilvl w:val="0"/>
          <w:numId w:val="9"/>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业务优先：先固化高频问题、核心指标、常用报告模板和用户角色，再逐步扩展到深层研判场景。</w:t>
      </w:r>
    </w:p>
    <w:p w14:paraId="3A7BEBD3" w14:textId="77777777" w:rsidR="00687BAA" w:rsidRDefault="00687BAA" w:rsidP="00687BAA">
      <w:pPr>
        <w:pStyle w:val="affb"/>
        <w:numPr>
          <w:ilvl w:val="0"/>
          <w:numId w:val="9"/>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数据最小化：跨区仅请求完成当前任务所需的数据字段和时间范围，不在AI服务器保存业务全量明细。</w:t>
      </w:r>
    </w:p>
    <w:p w14:paraId="3F12D46B" w14:textId="77777777" w:rsidR="00687BAA" w:rsidRDefault="00687BAA" w:rsidP="00687BAA">
      <w:pPr>
        <w:pStyle w:val="affb"/>
        <w:numPr>
          <w:ilvl w:val="0"/>
          <w:numId w:val="9"/>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模型可控：模型输出必须经过引用、规则、模板和人工复核约束；不将大模型输出直接作为行政或专业结论。</w:t>
      </w:r>
    </w:p>
    <w:p w14:paraId="506BF3BF" w14:textId="77777777" w:rsidR="00687BAA" w:rsidRDefault="00687BAA" w:rsidP="00687BAA">
      <w:pPr>
        <w:pStyle w:val="affb"/>
        <w:numPr>
          <w:ilvl w:val="0"/>
          <w:numId w:val="9"/>
        </w:numPr>
        <w:spacing w:after="0" w:line="360" w:lineRule="auto"/>
        <w:ind w:left="0" w:firstLine="624"/>
        <w:jc w:val="both"/>
        <w:rPr>
          <w:rFonts w:hint="eastAsia"/>
          <w:sz w:val="24"/>
          <w:szCs w:val="24"/>
          <w:lang w:eastAsia="zh-CN"/>
        </w:rPr>
      </w:pPr>
      <w:r>
        <w:rPr>
          <w:rFonts w:hint="eastAsia"/>
          <w:sz w:val="24"/>
          <w:szCs w:val="24"/>
          <w:lang w:eastAsia="zh-CN"/>
        </w:rPr>
        <w:lastRenderedPageBreak/>
        <w:t xml:space="preserve"> </w:t>
      </w:r>
      <w:r>
        <w:rPr>
          <w:sz w:val="24"/>
          <w:szCs w:val="24"/>
          <w:lang w:eastAsia="zh-CN"/>
        </w:rPr>
        <w:t>安全内建：认证、授权、日志、传输、存储、操作审计和应急恢复与业务功能同步建设。</w:t>
      </w:r>
    </w:p>
    <w:p w14:paraId="2147EE0E" w14:textId="6786F11D" w:rsidR="00FD0F63" w:rsidRPr="003D516F" w:rsidRDefault="00687BAA" w:rsidP="003D516F">
      <w:pPr>
        <w:pStyle w:val="affb"/>
        <w:numPr>
          <w:ilvl w:val="0"/>
          <w:numId w:val="9"/>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分阶段验收：基础环境、知识库、问答、数据查询、报告生成、性能安全分别测试并形成可追溯证据。</w:t>
      </w:r>
      <w:bookmarkStart w:id="8" w:name="OLE_LINK35"/>
    </w:p>
    <w:p w14:paraId="55065F30" w14:textId="03F7116A" w:rsidR="00FD0F63" w:rsidRDefault="00000000">
      <w:pPr>
        <w:pStyle w:val="1"/>
        <w:numPr>
          <w:ilvl w:val="0"/>
          <w:numId w:val="7"/>
        </w:numPr>
        <w:spacing w:beforeLines="100" w:before="240" w:afterLines="100" w:after="240" w:line="360" w:lineRule="auto"/>
        <w:rPr>
          <w:rFonts w:ascii="黑体" w:eastAsia="黑体" w:hAnsi="黑体"/>
          <w:color w:val="1F4E79"/>
          <w:sz w:val="32"/>
          <w:lang w:eastAsia="zh-CN"/>
        </w:rPr>
      </w:pPr>
      <w:bookmarkStart w:id="9" w:name="_Toc235116238"/>
      <w:bookmarkEnd w:id="8"/>
      <w:r>
        <w:rPr>
          <w:rFonts w:ascii="黑体" w:eastAsia="黑体" w:hAnsi="黑体"/>
          <w:color w:val="1F4E79"/>
          <w:sz w:val="32"/>
          <w:lang w:eastAsia="zh-CN"/>
        </w:rPr>
        <w:t>建设</w:t>
      </w:r>
      <w:bookmarkEnd w:id="9"/>
      <w:r w:rsidR="009258D3">
        <w:rPr>
          <w:rFonts w:ascii="黑体" w:eastAsia="黑体" w:hAnsi="黑体" w:hint="eastAsia"/>
          <w:color w:val="1F4E79"/>
          <w:sz w:val="32"/>
          <w:lang w:eastAsia="zh-CN"/>
        </w:rPr>
        <w:t>范围与业务目标</w:t>
      </w:r>
    </w:p>
    <w:p w14:paraId="2C041B6E" w14:textId="77777777" w:rsidR="005D561A" w:rsidRDefault="005D561A" w:rsidP="00632682">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10" w:name="_Toc235116236"/>
      <w:r>
        <w:rPr>
          <w:rFonts w:ascii="黑体" w:eastAsia="黑体" w:hAnsi="黑体"/>
          <w:color w:val="1F4E79"/>
          <w:sz w:val="30"/>
          <w:szCs w:val="30"/>
          <w:lang w:eastAsia="zh-CN"/>
        </w:rPr>
        <w:t>建设范围</w:t>
      </w:r>
      <w:bookmarkEnd w:id="10"/>
    </w:p>
    <w:p w14:paraId="349D257A"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本项目在现有“北京市地面沉降防控信息管理平台”的基础上，深度融合人工智能大模型技术，旨在实现从“信息化管理”向“智能化服务”的跨越。建设范围全面覆盖了智能应用、数据治理、知识工程及安全运维四大核心领域，具体建设内容如下：</w:t>
      </w:r>
    </w:p>
    <w:p w14:paraId="0BB38B5F" w14:textId="77777777" w:rsidR="005D561A" w:rsidRDefault="005D561A" w:rsidP="005D561A">
      <w:pPr>
        <w:pStyle w:val="affb"/>
        <w:numPr>
          <w:ilvl w:val="0"/>
          <w:numId w:val="8"/>
        </w:numPr>
        <w:spacing w:after="0" w:line="360" w:lineRule="auto"/>
        <w:rPr>
          <w:rFonts w:hint="eastAsia"/>
          <w:sz w:val="24"/>
          <w:szCs w:val="24"/>
          <w:lang w:eastAsia="zh-CN"/>
        </w:rPr>
      </w:pPr>
      <w:r>
        <w:rPr>
          <w:rFonts w:hint="eastAsia"/>
          <w:sz w:val="24"/>
          <w:szCs w:val="24"/>
          <w:lang w:eastAsia="zh-CN"/>
        </w:rPr>
        <w:t>智能问答能力建设</w:t>
      </w:r>
    </w:p>
    <w:p w14:paraId="01F66B05" w14:textId="0FC3602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本项目将构建一套具备深度语义理解能力的智能问答系统，彻底改变传统基于关键词匹配的检索模式。建设内容不仅包含基础的通用问答，更重点聚焦于专业知识问答的深度构建。系统将引入检索增强生成（RAG）技术，通过多轮会话管理机制，精准捕捉用户在政策咨询、业务流程及平台操作中的上下文意图。针对地面沉降领域的专业术语、监测规范及设备手册等复杂问题，系统能够实时从知识库中检索高相关性的片段，并结合大模型的生成能力输出精准答案。特别强调的是，系统将强制实施引用溯源机制，在生成回答的同时展示依据的文档名称、章节，确保专业问答的严谨性与可核查性。该模块的所有核心组件，包括大语言模型、知识库索引及应用服务，均严格部署于</w:t>
      </w:r>
      <w:r w:rsidR="00174710">
        <w:rPr>
          <w:rFonts w:hint="eastAsia"/>
          <w:sz w:val="24"/>
          <w:szCs w:val="24"/>
          <w:lang w:eastAsia="zh-CN"/>
        </w:rPr>
        <w:t>政务云</w:t>
      </w:r>
      <w:r>
        <w:rPr>
          <w:rFonts w:hint="eastAsia"/>
          <w:sz w:val="24"/>
          <w:szCs w:val="24"/>
          <w:lang w:eastAsia="zh-CN"/>
        </w:rPr>
        <w:t>政务外网区，确保核心数据资产物理隔离，安全可控。</w:t>
      </w:r>
    </w:p>
    <w:p w14:paraId="6574586F" w14:textId="77777777" w:rsidR="005D561A" w:rsidRDefault="005D561A" w:rsidP="005D561A">
      <w:pPr>
        <w:pStyle w:val="affb"/>
        <w:numPr>
          <w:ilvl w:val="0"/>
          <w:numId w:val="8"/>
        </w:numPr>
        <w:spacing w:after="0" w:line="360" w:lineRule="auto"/>
        <w:rPr>
          <w:rFonts w:hint="eastAsia"/>
          <w:sz w:val="24"/>
          <w:szCs w:val="24"/>
          <w:lang w:eastAsia="zh-CN"/>
        </w:rPr>
      </w:pPr>
      <w:r>
        <w:rPr>
          <w:rFonts w:hint="eastAsia"/>
          <w:sz w:val="24"/>
          <w:szCs w:val="24"/>
          <w:lang w:eastAsia="zh-CN"/>
        </w:rPr>
        <w:t>智能数据查询与分析能力建设</w:t>
      </w:r>
    </w:p>
    <w:p w14:paraId="3B718E51"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为解决传统数据分析门槛高、耗时长的问题，项目将建设基于自然语言转SQL（NL2SQL）技术的智能数据查询与分析引擎。该模块允许业务人员直接使用自然语言描述查询需求，如“查询通州区近三个月沉降速率超过50毫米的监测点”或“对比去年与今年同期地下水水位变化趋势”。系统将自动解析用户意图，识别时间范围、行政区划、监测指标等关键实体，在SQL安全网关的严密监控下，将自然语言转化为标准的数据库查询语句。分析结果不仅以结构化表格呈现，还将自动匹配折线图、柱状图等可视化图表，并生成简要的自然语言分析结论。在数据交互层面，系统将严格遵守“数据最小化”原则，通过金山云策略建立的受控</w:t>
      </w:r>
      <w:r>
        <w:rPr>
          <w:rFonts w:hint="eastAsia"/>
          <w:sz w:val="24"/>
          <w:szCs w:val="24"/>
          <w:lang w:eastAsia="zh-CN"/>
        </w:rPr>
        <w:lastRenderedPageBreak/>
        <w:t>通道，跨区访问位于六里桥互联网区的业务数据库。访问过程采用只读账号与白名单机制，仅获取完成任务所需的最小数据集，严禁将业务全库数据复制或同步至AI服务器，确保生产数据安全。</w:t>
      </w:r>
    </w:p>
    <w:p w14:paraId="0E6D8ACD" w14:textId="77777777" w:rsidR="005D561A" w:rsidRDefault="005D561A" w:rsidP="005D561A">
      <w:pPr>
        <w:pStyle w:val="affb"/>
        <w:numPr>
          <w:ilvl w:val="0"/>
          <w:numId w:val="8"/>
        </w:numPr>
        <w:spacing w:after="0" w:line="360" w:lineRule="auto"/>
        <w:rPr>
          <w:rFonts w:hint="eastAsia"/>
          <w:sz w:val="24"/>
          <w:szCs w:val="24"/>
          <w:lang w:eastAsia="zh-CN"/>
        </w:rPr>
      </w:pPr>
      <w:r>
        <w:rPr>
          <w:rFonts w:hint="eastAsia"/>
          <w:sz w:val="24"/>
          <w:szCs w:val="24"/>
          <w:lang w:eastAsia="zh-CN"/>
        </w:rPr>
        <w:t>自动化报告生成能力建设</w:t>
      </w:r>
    </w:p>
    <w:p w14:paraId="1B7297FE" w14:textId="0EF75394"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项目将打造全流程自动化的监测报告生成工厂，旨在将技术人员从繁琐的周报、月报、季报及专题报告编制工作中解放出来。建设范围涵盖模板管理、任务编排、数据计算、图文生成及人工复核五大环节。系统将预置不少于5套标准化的报告模板，支持用户灵活选择时间跨度、监测站点及区域范围。在任务执行阶段，系统将自动调用数据查询服务提取监测数据，计算沉降量、速率、同比环比等关键指标，并利用规则引擎生成统计图表。随后，大模型将基于数据和领域知识自动生成文字描述、异常说明及初步的分析建议。为确保成果的权威性，系统特设人工复核与编辑入口，支持在线预览、批注与修正。最终生成的Word和PDF成果文件将存储于</w:t>
      </w:r>
      <w:r w:rsidR="005C1D4A">
        <w:rPr>
          <w:rFonts w:hint="eastAsia"/>
          <w:sz w:val="24"/>
          <w:szCs w:val="24"/>
          <w:lang w:eastAsia="zh-CN"/>
        </w:rPr>
        <w:t>政务云</w:t>
      </w:r>
      <w:r>
        <w:rPr>
          <w:rFonts w:hint="eastAsia"/>
          <w:sz w:val="24"/>
          <w:szCs w:val="24"/>
          <w:lang w:eastAsia="zh-CN"/>
        </w:rPr>
        <w:t>政务外网区，并通过受控的文件流服务按需回传或下载，实现报告编制的高效化与规范化。</w:t>
      </w:r>
    </w:p>
    <w:p w14:paraId="163DA39F" w14:textId="77777777" w:rsidR="005D561A" w:rsidRDefault="005D561A" w:rsidP="005D561A">
      <w:pPr>
        <w:pStyle w:val="affb"/>
        <w:numPr>
          <w:ilvl w:val="0"/>
          <w:numId w:val="8"/>
        </w:numPr>
        <w:spacing w:after="0" w:line="360" w:lineRule="auto"/>
        <w:rPr>
          <w:rFonts w:hint="eastAsia"/>
          <w:sz w:val="24"/>
          <w:szCs w:val="24"/>
          <w:lang w:eastAsia="zh-CN"/>
        </w:rPr>
      </w:pPr>
      <w:r>
        <w:rPr>
          <w:rFonts w:hint="eastAsia"/>
          <w:sz w:val="24"/>
          <w:szCs w:val="24"/>
          <w:lang w:eastAsia="zh-CN"/>
        </w:rPr>
        <w:t>知识库与模型体系建设</w:t>
      </w:r>
    </w:p>
    <w:p w14:paraId="55BAD504"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作为智能化能力的底座，本项目将建立一套高可用、可扩展的知识库与模型管理体系。建设内容包括对多源异构数据的深度治理，系统将支持PDF（含扫描件）、Word、Excel等多种格式文档的解析、清洗与结构化处理。项目计划对不少于500份技术标准、监测规范、政策制度及历史报告进行向量化处理，构建高精度的向量索引，并部署重排序模型以提升检索的准确率。在模型层面，项目将直接部署国产化大语言模型、嵌入模型及重排序模型，依托模型自身的通用能力结合构建的高质量专业向量知识库，有效支撑地面沉降领域的业务逻辑与专业问答需求。所有知识源的导入、模型包的加载及初始化配置过程，均严格限制在甲方认可的安全域内进行，确保知识产权与敏感数据不泄露。</w:t>
      </w:r>
    </w:p>
    <w:p w14:paraId="7B8AD483" w14:textId="77777777" w:rsidR="005D561A" w:rsidRDefault="005D561A" w:rsidP="005D561A">
      <w:pPr>
        <w:pStyle w:val="affb"/>
        <w:numPr>
          <w:ilvl w:val="0"/>
          <w:numId w:val="8"/>
        </w:numPr>
        <w:spacing w:after="0" w:line="360" w:lineRule="auto"/>
        <w:rPr>
          <w:rFonts w:hint="eastAsia"/>
          <w:sz w:val="24"/>
          <w:szCs w:val="24"/>
          <w:lang w:eastAsia="zh-CN"/>
        </w:rPr>
      </w:pPr>
      <w:r>
        <w:rPr>
          <w:rFonts w:hint="eastAsia"/>
          <w:sz w:val="24"/>
          <w:szCs w:val="24"/>
          <w:lang w:eastAsia="zh-CN"/>
        </w:rPr>
        <w:t>安全与运维保障体系建设</w:t>
      </w:r>
    </w:p>
    <w:p w14:paraId="1807B288" w14:textId="104A4B16"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项目将构建全方位、立体化的安全与运维保障体系，确保系统在复杂网络环境下的稳定运行。建设范围覆盖身份认证、权限控制、操作审计、数据备份、系统监控及应急响应等全生命周期管理。针对通州与六里桥跨区互联的特殊网络架构，系统将实施严格的访问控制策略，建立SQL注入防御、敏感数据脱敏及传输加密机制，确保跨区数据访问全程可审计、可追溯。在运维层面，项目将基于容器化技术实现服务的高可用部署。同时，制定详尽的备份</w:t>
      </w:r>
      <w:r>
        <w:rPr>
          <w:rFonts w:hint="eastAsia"/>
          <w:sz w:val="24"/>
          <w:szCs w:val="24"/>
          <w:lang w:eastAsia="zh-CN"/>
        </w:rPr>
        <w:lastRenderedPageBreak/>
        <w:t>恢复策略与应急预案，定期开展故障演练，确保在单点故障或网络中断等极端情况下，系统仍能保持核心功能的连续性或快速恢复。</w:t>
      </w:r>
    </w:p>
    <w:p w14:paraId="7A58D881" w14:textId="77777777" w:rsidR="005D561A" w:rsidRDefault="005D561A" w:rsidP="00632682">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11" w:name="_Toc235116237"/>
      <w:r>
        <w:rPr>
          <w:rFonts w:ascii="黑体" w:eastAsia="黑体" w:hAnsi="黑体"/>
          <w:color w:val="1F4E79"/>
          <w:sz w:val="30"/>
          <w:szCs w:val="30"/>
          <w:lang w:eastAsia="zh-CN"/>
        </w:rPr>
        <w:t>关键业务目标</w:t>
      </w:r>
      <w:bookmarkEnd w:id="11"/>
    </w:p>
    <w:p w14:paraId="3D76C98B"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本项目旨在通过引入先进的人工智能与大模型技术，推动北京市地面沉降防控信息管理平台从“传统信息化”向“深度智能化”转型。通过构建智能问答、智能查数、自动化报告及跨区安全管控四大核心能力，全面提升业务响应效率与数据决策水平。具体关键业务目标如下：</w:t>
      </w:r>
    </w:p>
    <w:p w14:paraId="111EBCEE"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1. 打造可追溯的智能化知识问答体系，重塑业务咨询体验</w:t>
      </w:r>
    </w:p>
    <w:p w14:paraId="6342AB5C"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将日常繁杂的政策解读、业务流程指引、平台操作规范以及专业监测方法咨询，全面转化为高效、便捷的自然语言交互模式。系统将依托检索增强生成（RAG）技术，提供精准且带有明确引用溯源的问答服务，彻底解决传统关键词检索匹配度低、信息验证难的问题，显著降低业务人员获取专业知识的门槛与时间成本。</w:t>
      </w:r>
    </w:p>
    <w:p w14:paraId="0FB4CB68"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2. 实现自然语言驱动的数据自助分析，大幅降低人工取数成本</w:t>
      </w:r>
    </w:p>
    <w:p w14:paraId="25EC063C" w14:textId="19386515"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打破传统数据分析对专业IT人员编写代码的依赖，将监测数据的统计分析、趋势研判、多维对比及异常值查询等复杂操作，转化为直观的自然语言查询。系统通过自然语言转SQL（NL2SQL）技术，实现“提问即分析”的</w:t>
      </w:r>
      <w:r w:rsidR="00E22082">
        <w:rPr>
          <w:rFonts w:hint="eastAsia"/>
          <w:sz w:val="24"/>
          <w:szCs w:val="24"/>
          <w:lang w:eastAsia="zh-CN"/>
        </w:rPr>
        <w:t>快速</w:t>
      </w:r>
      <w:r>
        <w:rPr>
          <w:rFonts w:hint="eastAsia"/>
          <w:sz w:val="24"/>
          <w:szCs w:val="24"/>
          <w:lang w:eastAsia="zh-CN"/>
        </w:rPr>
        <w:t>响应，让业务人员能够自主、灵活地挖掘数据价值，极大降低手工取数与统计分析的工作负荷，释放专业人员的核心生产力。</w:t>
      </w:r>
    </w:p>
    <w:p w14:paraId="6AB80123"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3. 构建全流程自动化报告生成机制，提升成果编制质效</w:t>
      </w:r>
    </w:p>
    <w:p w14:paraId="301097A6"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将周报、月报、季报及各类专题报告的编制流程进行全链路自动化改造，涵盖从底层数据提取、关键指标计算、可视化图表生成到文本描述与格式编排的各个环节。在实现报告“一键生成”的同时，系统保留完善的人工复核与在线编辑入口，确保自动化效率与人工把关的严谨性相结合，实现监测成果编制工作的提质增效。</w:t>
      </w:r>
    </w:p>
    <w:p w14:paraId="07967F6B" w14:textId="77777777" w:rsidR="005D561A" w:rsidRDefault="005D561A" w:rsidP="005D561A">
      <w:pPr>
        <w:spacing w:after="0" w:line="360" w:lineRule="auto"/>
        <w:ind w:firstLineChars="200" w:firstLine="480"/>
        <w:rPr>
          <w:rFonts w:hint="eastAsia"/>
          <w:sz w:val="24"/>
          <w:szCs w:val="24"/>
          <w:lang w:eastAsia="zh-CN"/>
        </w:rPr>
      </w:pPr>
      <w:r>
        <w:rPr>
          <w:rFonts w:hint="eastAsia"/>
          <w:sz w:val="24"/>
          <w:szCs w:val="24"/>
          <w:lang w:eastAsia="zh-CN"/>
        </w:rPr>
        <w:t>4. 建立受控的跨区安全访问边界，筑牢数据交互安全防线</w:t>
      </w:r>
    </w:p>
    <w:p w14:paraId="004D2EAC" w14:textId="33A2E39E" w:rsidR="005D561A" w:rsidRPr="006817B7" w:rsidRDefault="005D561A" w:rsidP="006817B7">
      <w:pPr>
        <w:spacing w:after="0" w:line="360" w:lineRule="auto"/>
        <w:ind w:firstLineChars="200" w:firstLine="480"/>
        <w:rPr>
          <w:rFonts w:hint="eastAsia"/>
          <w:sz w:val="24"/>
          <w:szCs w:val="24"/>
          <w:lang w:eastAsia="zh-CN"/>
        </w:rPr>
      </w:pPr>
      <w:r>
        <w:rPr>
          <w:rFonts w:hint="eastAsia"/>
          <w:sz w:val="24"/>
          <w:szCs w:val="24"/>
          <w:lang w:eastAsia="zh-CN"/>
        </w:rPr>
        <w:t>在实现跨物理区域数据互联互通的同时，构建严密的跨区数据访问安全边界。通过精细化的权限管控策略，确保AI平台仅在预先授权的数据范围、业务范畴及特定时段内，对核心业务系统进行受控访问。在保障业务数据高效流转与智能应用落地的同时，坚决守住数据安全底线，实现数据利用与安全合规的双重保障。</w:t>
      </w:r>
    </w:p>
    <w:p w14:paraId="603B9CD6"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12" w:name="_Toc235116241"/>
      <w:r>
        <w:rPr>
          <w:rFonts w:ascii="黑体" w:eastAsia="黑体" w:hAnsi="黑体"/>
          <w:color w:val="1F4E79"/>
          <w:sz w:val="32"/>
          <w:lang w:eastAsia="zh-CN"/>
        </w:rPr>
        <w:lastRenderedPageBreak/>
        <w:t>部署环境与总体架构</w:t>
      </w:r>
      <w:bookmarkEnd w:id="12"/>
    </w:p>
    <w:p w14:paraId="69FC9987"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13" w:name="_Toc235116242"/>
      <w:r>
        <w:rPr>
          <w:rFonts w:ascii="黑体" w:eastAsia="黑体" w:hAnsi="黑体"/>
          <w:color w:val="1F4E79"/>
          <w:sz w:val="30"/>
          <w:szCs w:val="30"/>
          <w:lang w:eastAsia="zh-CN"/>
        </w:rPr>
        <w:t>目标服务器配置与定位</w:t>
      </w:r>
      <w:bookmarkEnd w:id="13"/>
    </w:p>
    <w:p w14:paraId="1A9ABD71" w14:textId="36C33313" w:rsidR="00FD0F63" w:rsidRDefault="00000000">
      <w:pPr>
        <w:spacing w:after="0" w:line="360" w:lineRule="auto"/>
        <w:ind w:firstLineChars="200" w:firstLine="480"/>
        <w:jc w:val="both"/>
        <w:rPr>
          <w:rFonts w:hint="eastAsia"/>
          <w:sz w:val="24"/>
          <w:szCs w:val="24"/>
          <w:lang w:eastAsia="zh-CN"/>
        </w:rPr>
      </w:pPr>
      <w:r>
        <w:rPr>
          <w:sz w:val="24"/>
          <w:szCs w:val="24"/>
          <w:lang w:eastAsia="zh-CN"/>
        </w:rPr>
        <w:t>本项目采用单台专用服务器部署AI应用、模型推理、知识库、向量检索、报告生成及运维监控等服务。该服务器定位为“应用与推理一体化节点”，不承担生产业务数据库主库职责，不承载全量业务数据同步，也不建议将其作为大模型全量预训练平台。</w:t>
      </w:r>
      <w:r>
        <w:rPr>
          <w:rFonts w:hint="eastAsia"/>
          <w:sz w:val="24"/>
          <w:szCs w:val="24"/>
          <w:lang w:eastAsia="zh-CN"/>
        </w:rPr>
        <w:t>服务器具体配置与定位见下表 3-1 。</w:t>
      </w:r>
    </w:p>
    <w:p w14:paraId="733FE25A" w14:textId="77777777" w:rsidR="00FD0F63" w:rsidRDefault="00000000" w:rsidP="004E2760">
      <w:pPr>
        <w:pStyle w:val="a7"/>
        <w:spacing w:after="0"/>
        <w:ind w:firstLineChars="200" w:firstLine="482"/>
        <w:jc w:val="center"/>
        <w:rPr>
          <w:rFonts w:hint="eastAsia"/>
          <w:sz w:val="24"/>
          <w:szCs w:val="24"/>
          <w:lang w:eastAsia="zh-CN"/>
        </w:rPr>
      </w:pPr>
      <w:r>
        <w:rPr>
          <w:rFonts w:hint="eastAsia"/>
          <w:sz w:val="24"/>
          <w:szCs w:val="24"/>
          <w:lang w:eastAsia="zh-CN"/>
        </w:rPr>
        <w:t>表3-1服务器配置</w:t>
      </w:r>
    </w:p>
    <w:tbl>
      <w:tblPr>
        <w:tblStyle w:val="afe"/>
        <w:tblW w:w="9774" w:type="dxa"/>
        <w:jc w:val="center"/>
        <w:tblLayout w:type="fixed"/>
        <w:tblLook w:val="04A0" w:firstRow="1" w:lastRow="0" w:firstColumn="1" w:lastColumn="0" w:noHBand="0" w:noVBand="1"/>
      </w:tblPr>
      <w:tblGrid>
        <w:gridCol w:w="1655"/>
        <w:gridCol w:w="3096"/>
        <w:gridCol w:w="5023"/>
      </w:tblGrid>
      <w:tr w:rsidR="00FD0F63" w14:paraId="322E8184" w14:textId="77777777">
        <w:trPr>
          <w:cantSplit/>
          <w:tblHeader/>
          <w:jc w:val="center"/>
        </w:trPr>
        <w:tc>
          <w:tcPr>
            <w:tcW w:w="1655"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3D625305" w14:textId="77777777" w:rsidR="00FD0F63" w:rsidRDefault="00000000">
            <w:pPr>
              <w:spacing w:before="20" w:after="20" w:line="264" w:lineRule="auto"/>
              <w:jc w:val="center"/>
              <w:rPr>
                <w:rFonts w:hint="eastAsia"/>
                <w:b/>
                <w:color w:val="FFFFFF"/>
                <w:sz w:val="24"/>
                <w:szCs w:val="24"/>
              </w:rPr>
            </w:pPr>
            <w:r>
              <w:rPr>
                <w:b/>
                <w:color w:val="FFFFFF"/>
                <w:sz w:val="24"/>
                <w:szCs w:val="24"/>
              </w:rPr>
              <w:t>资源类别</w:t>
            </w:r>
          </w:p>
        </w:tc>
        <w:tc>
          <w:tcPr>
            <w:tcW w:w="3096"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017BEC9" w14:textId="77777777" w:rsidR="00FD0F63" w:rsidRDefault="00000000">
            <w:pPr>
              <w:spacing w:before="20" w:after="20" w:line="264" w:lineRule="auto"/>
              <w:jc w:val="center"/>
              <w:rPr>
                <w:rFonts w:hint="eastAsia"/>
                <w:b/>
                <w:color w:val="FFFFFF"/>
                <w:sz w:val="24"/>
                <w:szCs w:val="24"/>
              </w:rPr>
            </w:pPr>
            <w:r>
              <w:rPr>
                <w:b/>
                <w:color w:val="FFFFFF"/>
                <w:sz w:val="24"/>
                <w:szCs w:val="24"/>
              </w:rPr>
              <w:t>已配置资源</w:t>
            </w:r>
          </w:p>
        </w:tc>
        <w:tc>
          <w:tcPr>
            <w:tcW w:w="5023"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29FEE1F0" w14:textId="77777777" w:rsidR="00FD0F63" w:rsidRDefault="00000000">
            <w:pPr>
              <w:spacing w:before="20" w:after="20" w:line="264" w:lineRule="auto"/>
              <w:jc w:val="center"/>
              <w:rPr>
                <w:rFonts w:hint="eastAsia"/>
                <w:b/>
                <w:color w:val="FFFFFF"/>
                <w:sz w:val="24"/>
                <w:szCs w:val="24"/>
              </w:rPr>
            </w:pPr>
            <w:r>
              <w:rPr>
                <w:b/>
                <w:color w:val="FFFFFF"/>
                <w:sz w:val="24"/>
                <w:szCs w:val="24"/>
              </w:rPr>
              <w:t>本项目使用定位</w:t>
            </w:r>
          </w:p>
        </w:tc>
      </w:tr>
      <w:tr w:rsidR="00FD0F63" w14:paraId="452F99B2"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3D2B7773" w14:textId="77777777" w:rsidR="00FD0F63" w:rsidRDefault="00000000">
            <w:pPr>
              <w:spacing w:after="0" w:line="269" w:lineRule="auto"/>
              <w:jc w:val="both"/>
              <w:rPr>
                <w:rFonts w:hint="eastAsia"/>
                <w:sz w:val="24"/>
                <w:szCs w:val="24"/>
              </w:rPr>
            </w:pPr>
            <w:r>
              <w:rPr>
                <w:sz w:val="24"/>
                <w:szCs w:val="24"/>
              </w:rPr>
              <w:t>处理器</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7925017" w14:textId="77777777" w:rsidR="00FD0F63" w:rsidRDefault="00000000">
            <w:pPr>
              <w:spacing w:after="0" w:line="269" w:lineRule="auto"/>
              <w:jc w:val="both"/>
              <w:rPr>
                <w:rFonts w:hint="eastAsia"/>
                <w:sz w:val="24"/>
                <w:szCs w:val="24"/>
                <w:lang w:eastAsia="zh-CN"/>
              </w:rPr>
            </w:pPr>
            <w:r>
              <w:rPr>
                <w:sz w:val="24"/>
                <w:szCs w:val="24"/>
                <w:lang w:eastAsia="zh-CN"/>
              </w:rPr>
              <w:t>双路CPU，单颗32核，主频≥2.0GHz，支持ARM/C86架构适配。</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53176FFA" w14:textId="77777777" w:rsidR="00FD0F63" w:rsidRDefault="00000000">
            <w:pPr>
              <w:spacing w:after="0" w:line="269" w:lineRule="auto"/>
              <w:jc w:val="both"/>
              <w:rPr>
                <w:rFonts w:hint="eastAsia"/>
                <w:sz w:val="24"/>
                <w:szCs w:val="24"/>
                <w:lang w:eastAsia="zh-CN"/>
              </w:rPr>
            </w:pPr>
            <w:r>
              <w:rPr>
                <w:sz w:val="24"/>
                <w:szCs w:val="24"/>
                <w:lang w:eastAsia="zh-CN"/>
              </w:rPr>
              <w:t>提供64核计算能力，承载应用服务、文档解析、数据处理、向量库、报表生成、监控与容器运行。</w:t>
            </w:r>
          </w:p>
        </w:tc>
      </w:tr>
      <w:tr w:rsidR="00FD0F63" w14:paraId="772206AA"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4E280D44" w14:textId="77777777" w:rsidR="00FD0F63" w:rsidRDefault="00000000">
            <w:pPr>
              <w:spacing w:after="0" w:line="269" w:lineRule="auto"/>
              <w:jc w:val="both"/>
              <w:rPr>
                <w:rFonts w:hint="eastAsia"/>
                <w:sz w:val="24"/>
                <w:szCs w:val="24"/>
              </w:rPr>
            </w:pPr>
            <w:r>
              <w:rPr>
                <w:sz w:val="24"/>
                <w:szCs w:val="24"/>
              </w:rPr>
              <w:t>内存</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7191CE1B" w14:textId="77777777" w:rsidR="00FD0F63" w:rsidRDefault="00000000">
            <w:pPr>
              <w:spacing w:after="0" w:line="269" w:lineRule="auto"/>
              <w:jc w:val="both"/>
              <w:rPr>
                <w:rFonts w:hint="eastAsia"/>
                <w:sz w:val="24"/>
                <w:szCs w:val="24"/>
              </w:rPr>
            </w:pPr>
            <w:r>
              <w:rPr>
                <w:sz w:val="24"/>
                <w:szCs w:val="24"/>
              </w:rPr>
              <w:t>128GB。</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019CCAF0" w14:textId="77777777" w:rsidR="00FD0F63" w:rsidRDefault="00000000">
            <w:pPr>
              <w:spacing w:after="0" w:line="269" w:lineRule="auto"/>
              <w:jc w:val="both"/>
              <w:rPr>
                <w:rFonts w:hint="eastAsia"/>
                <w:sz w:val="24"/>
                <w:szCs w:val="24"/>
                <w:lang w:eastAsia="zh-CN"/>
              </w:rPr>
            </w:pPr>
            <w:r>
              <w:rPr>
                <w:sz w:val="24"/>
                <w:szCs w:val="24"/>
                <w:lang w:eastAsia="zh-CN"/>
              </w:rPr>
              <w:t>满足应用、缓存、向量检索、数据库、文档解析和5人并发场景；通过配额控制避免单任务挤占。</w:t>
            </w:r>
          </w:p>
        </w:tc>
      </w:tr>
      <w:tr w:rsidR="00FD0F63" w14:paraId="34945100"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F66B1C6" w14:textId="77777777" w:rsidR="00FD0F63" w:rsidRDefault="00000000">
            <w:pPr>
              <w:spacing w:after="0" w:line="269" w:lineRule="auto"/>
              <w:jc w:val="both"/>
              <w:rPr>
                <w:rFonts w:hint="eastAsia"/>
                <w:sz w:val="24"/>
                <w:szCs w:val="24"/>
              </w:rPr>
            </w:pPr>
            <w:r>
              <w:rPr>
                <w:sz w:val="24"/>
                <w:szCs w:val="24"/>
              </w:rPr>
              <w:t>本地存储</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51BEF4A3" w14:textId="77777777" w:rsidR="00FD0F63" w:rsidRDefault="00000000">
            <w:pPr>
              <w:spacing w:after="0" w:line="269" w:lineRule="auto"/>
              <w:jc w:val="both"/>
              <w:rPr>
                <w:rFonts w:hint="eastAsia"/>
                <w:sz w:val="24"/>
                <w:szCs w:val="24"/>
              </w:rPr>
            </w:pPr>
            <w:r>
              <w:rPr>
                <w:sz w:val="24"/>
                <w:szCs w:val="24"/>
              </w:rPr>
              <w:t>600GB SAS×2；480GB SSD×2。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25BBE6DC" w14:textId="77777777" w:rsidR="00FD0F63" w:rsidRDefault="00000000">
            <w:pPr>
              <w:spacing w:after="0" w:line="269" w:lineRule="auto"/>
              <w:jc w:val="both"/>
              <w:rPr>
                <w:rFonts w:hint="eastAsia"/>
                <w:sz w:val="24"/>
                <w:szCs w:val="24"/>
                <w:lang w:eastAsia="zh-CN"/>
              </w:rPr>
            </w:pPr>
            <w:r>
              <w:rPr>
                <w:sz w:val="24"/>
                <w:szCs w:val="24"/>
                <w:lang w:eastAsia="zh-CN"/>
              </w:rPr>
              <w:t>建议SSD用于操作系统、容器、模型配置与缓存；SAS用于数据库、向量索引、报告成果、日志和备份暂存。</w:t>
            </w:r>
          </w:p>
        </w:tc>
      </w:tr>
      <w:tr w:rsidR="00FD0F63" w14:paraId="48183634"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8F446FD" w14:textId="77777777" w:rsidR="00FD0F63" w:rsidRDefault="00000000">
            <w:pPr>
              <w:spacing w:after="0" w:line="269" w:lineRule="auto"/>
              <w:jc w:val="both"/>
              <w:rPr>
                <w:rFonts w:hint="eastAsia"/>
                <w:sz w:val="24"/>
                <w:szCs w:val="24"/>
              </w:rPr>
            </w:pPr>
            <w:r>
              <w:rPr>
                <w:sz w:val="24"/>
                <w:szCs w:val="24"/>
              </w:rPr>
              <w:t>存储接口</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0E543786" w14:textId="77777777" w:rsidR="00FD0F63" w:rsidRDefault="00000000">
            <w:pPr>
              <w:spacing w:after="0" w:line="269" w:lineRule="auto"/>
              <w:jc w:val="both"/>
              <w:rPr>
                <w:rFonts w:hint="eastAsia"/>
                <w:sz w:val="24"/>
                <w:szCs w:val="24"/>
              </w:rPr>
            </w:pPr>
            <w:r>
              <w:rPr>
                <w:sz w:val="24"/>
                <w:szCs w:val="24"/>
              </w:rPr>
              <w:t>HBA卡×2。</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4FE2BA77" w14:textId="77777777" w:rsidR="00FD0F63" w:rsidRDefault="00000000">
            <w:pPr>
              <w:spacing w:after="0" w:line="269" w:lineRule="auto"/>
              <w:jc w:val="both"/>
              <w:rPr>
                <w:rFonts w:hint="eastAsia"/>
                <w:sz w:val="24"/>
                <w:szCs w:val="24"/>
                <w:lang w:eastAsia="zh-CN"/>
              </w:rPr>
            </w:pPr>
            <w:r>
              <w:rPr>
                <w:sz w:val="24"/>
                <w:szCs w:val="24"/>
                <w:lang w:eastAsia="zh-CN"/>
              </w:rPr>
              <w:t>用于本地磁盘或后续外接存储接入；HBA本身不等同于硬RAID控制器，阵列能力需在实施前核验。</w:t>
            </w:r>
          </w:p>
        </w:tc>
      </w:tr>
      <w:tr w:rsidR="00FD0F63" w14:paraId="5875AFE3"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3E453F6" w14:textId="77777777" w:rsidR="00FD0F63" w:rsidRDefault="00000000">
            <w:pPr>
              <w:spacing w:after="0" w:line="269" w:lineRule="auto"/>
              <w:jc w:val="both"/>
              <w:rPr>
                <w:rFonts w:hint="eastAsia"/>
                <w:sz w:val="24"/>
                <w:szCs w:val="24"/>
              </w:rPr>
            </w:pPr>
            <w:r>
              <w:rPr>
                <w:sz w:val="24"/>
                <w:szCs w:val="24"/>
              </w:rPr>
              <w:t>网络</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975F3DC" w14:textId="77777777" w:rsidR="00FD0F63" w:rsidRDefault="00000000">
            <w:pPr>
              <w:spacing w:after="0" w:line="269" w:lineRule="auto"/>
              <w:jc w:val="both"/>
              <w:rPr>
                <w:rFonts w:hint="eastAsia"/>
                <w:sz w:val="24"/>
                <w:szCs w:val="24"/>
              </w:rPr>
            </w:pPr>
            <w:r>
              <w:rPr>
                <w:sz w:val="24"/>
                <w:szCs w:val="24"/>
              </w:rPr>
              <w:t>万兆端口×2。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4D19238D" w14:textId="77777777" w:rsidR="00FD0F63" w:rsidRDefault="00000000">
            <w:pPr>
              <w:spacing w:after="0" w:line="269" w:lineRule="auto"/>
              <w:jc w:val="both"/>
              <w:rPr>
                <w:rFonts w:hint="eastAsia"/>
                <w:sz w:val="24"/>
                <w:szCs w:val="24"/>
                <w:lang w:eastAsia="zh-CN"/>
              </w:rPr>
            </w:pPr>
            <w:r>
              <w:rPr>
                <w:sz w:val="24"/>
                <w:szCs w:val="24"/>
                <w:lang w:eastAsia="zh-CN"/>
              </w:rPr>
              <w:t>用于政务外网接入、跨区互通、备份或管理网络双链路冗余。</w:t>
            </w:r>
          </w:p>
        </w:tc>
      </w:tr>
      <w:tr w:rsidR="00FD0F63" w14:paraId="3CD6B80F"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5E9853C" w14:textId="77777777" w:rsidR="00FD0F63" w:rsidRDefault="00000000">
            <w:pPr>
              <w:spacing w:after="0" w:line="269" w:lineRule="auto"/>
              <w:jc w:val="both"/>
              <w:rPr>
                <w:rFonts w:hint="eastAsia"/>
                <w:sz w:val="24"/>
                <w:szCs w:val="24"/>
              </w:rPr>
            </w:pPr>
            <w:r>
              <w:rPr>
                <w:sz w:val="24"/>
                <w:szCs w:val="24"/>
              </w:rPr>
              <w:t>AI加速卡</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5AA92C9B" w14:textId="77777777" w:rsidR="00FD0F63" w:rsidRDefault="00000000">
            <w:pPr>
              <w:spacing w:after="0" w:line="269" w:lineRule="auto"/>
              <w:jc w:val="both"/>
              <w:rPr>
                <w:rFonts w:hint="eastAsia"/>
                <w:sz w:val="24"/>
                <w:szCs w:val="24"/>
              </w:rPr>
            </w:pPr>
            <w:r>
              <w:rPr>
                <w:sz w:val="24"/>
                <w:szCs w:val="24"/>
              </w:rPr>
              <w:t>Atlas 300I×4，兼容ARM/C86架构。</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27212009" w14:textId="77777777" w:rsidR="00FD0F63" w:rsidRDefault="00000000">
            <w:pPr>
              <w:keepNext/>
              <w:spacing w:after="0" w:line="269" w:lineRule="auto"/>
              <w:jc w:val="both"/>
              <w:rPr>
                <w:rFonts w:hint="eastAsia"/>
                <w:sz w:val="24"/>
                <w:szCs w:val="24"/>
                <w:lang w:eastAsia="zh-CN"/>
              </w:rPr>
            </w:pPr>
            <w:r>
              <w:rPr>
                <w:sz w:val="24"/>
                <w:szCs w:val="24"/>
                <w:lang w:eastAsia="zh-CN"/>
              </w:rPr>
              <w:t>作为NPU推理资源池，承载大语言模型、向量嵌入、重排序、文档解析加速及批量报告任务。</w:t>
            </w:r>
          </w:p>
        </w:tc>
      </w:tr>
    </w:tbl>
    <w:p w14:paraId="73573859" w14:textId="77777777" w:rsidR="00FD0F63" w:rsidRDefault="00FD0F63">
      <w:pPr>
        <w:spacing w:after="60"/>
        <w:rPr>
          <w:rFonts w:hint="eastAsia"/>
          <w:lang w:eastAsia="zh-CN"/>
        </w:rPr>
      </w:pPr>
    </w:p>
    <w:p w14:paraId="7A9D8116"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14" w:name="_Toc235116243"/>
      <w:r>
        <w:rPr>
          <w:rFonts w:ascii="黑体" w:eastAsia="黑体" w:hAnsi="黑体" w:hint="eastAsia"/>
          <w:color w:val="1F4E79"/>
          <w:sz w:val="30"/>
          <w:szCs w:val="30"/>
          <w:lang w:eastAsia="zh-CN"/>
        </w:rPr>
        <w:lastRenderedPageBreak/>
        <w:t>系统</w:t>
      </w:r>
      <w:r>
        <w:rPr>
          <w:rFonts w:ascii="黑体" w:eastAsia="黑体" w:hAnsi="黑体"/>
          <w:color w:val="1F4E79"/>
          <w:sz w:val="30"/>
          <w:szCs w:val="30"/>
          <w:lang w:eastAsia="zh-CN"/>
        </w:rPr>
        <w:t>架构</w:t>
      </w:r>
      <w:r>
        <w:rPr>
          <w:rFonts w:ascii="黑体" w:eastAsia="黑体" w:hAnsi="黑体" w:hint="eastAsia"/>
          <w:color w:val="1F4E79"/>
          <w:sz w:val="30"/>
          <w:szCs w:val="30"/>
          <w:lang w:eastAsia="zh-CN"/>
        </w:rPr>
        <w:t>图</w:t>
      </w:r>
      <w:bookmarkEnd w:id="14"/>
    </w:p>
    <w:p w14:paraId="3B176969" w14:textId="299DDD45" w:rsidR="00FD0F63" w:rsidRDefault="001011A6">
      <w:pPr>
        <w:rPr>
          <w:rFonts w:hint="eastAsia"/>
          <w:lang w:eastAsia="zh-CN"/>
        </w:rPr>
      </w:pPr>
      <w:r w:rsidRPr="001011A6">
        <w:rPr>
          <w:noProof/>
          <w:lang w:eastAsia="zh-CN"/>
        </w:rPr>
        <w:drawing>
          <wp:inline distT="0" distB="0" distL="0" distR="0" wp14:anchorId="1E0B4398" wp14:editId="7FD6F992">
            <wp:extent cx="6217920" cy="4145280"/>
            <wp:effectExtent l="0" t="0" r="0" b="7620"/>
            <wp:docPr id="1951499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4145280"/>
                    </a:xfrm>
                    <a:prstGeom prst="rect">
                      <a:avLst/>
                    </a:prstGeom>
                    <a:noFill/>
                    <a:ln>
                      <a:noFill/>
                    </a:ln>
                  </pic:spPr>
                </pic:pic>
              </a:graphicData>
            </a:graphic>
          </wp:inline>
        </w:drawing>
      </w:r>
    </w:p>
    <w:p w14:paraId="159D6E4C" w14:textId="77777777" w:rsidR="00FD0F63" w:rsidRDefault="00000000" w:rsidP="00FD6A98">
      <w:pPr>
        <w:pStyle w:val="a7"/>
        <w:spacing w:after="0"/>
        <w:ind w:firstLineChars="200" w:firstLine="482"/>
        <w:jc w:val="center"/>
        <w:rPr>
          <w:rFonts w:hint="eastAsia"/>
          <w:sz w:val="24"/>
          <w:szCs w:val="24"/>
          <w:lang w:eastAsia="zh-CN"/>
        </w:rPr>
      </w:pPr>
      <w:r>
        <w:rPr>
          <w:rFonts w:hint="eastAsia"/>
          <w:sz w:val="24"/>
          <w:szCs w:val="24"/>
        </w:rPr>
        <w:t xml:space="preserve">图 </w:t>
      </w:r>
      <w:r>
        <w:rPr>
          <w:rFonts w:hint="eastAsia"/>
          <w:sz w:val="24"/>
          <w:szCs w:val="24"/>
        </w:rPr>
        <w:fldChar w:fldCharType="begin"/>
      </w:r>
      <w:r>
        <w:rPr>
          <w:rFonts w:hint="eastAsia"/>
          <w:sz w:val="24"/>
          <w:szCs w:val="24"/>
        </w:rPr>
        <w:instrText xml:space="preserve"> STYLEREF 1 \s </w:instrText>
      </w:r>
      <w:r>
        <w:rPr>
          <w:rFonts w:hint="eastAsia"/>
          <w:sz w:val="24"/>
          <w:szCs w:val="24"/>
        </w:rPr>
        <w:fldChar w:fldCharType="separate"/>
      </w:r>
      <w:r>
        <w:rPr>
          <w:rFonts w:hint="eastAsia"/>
          <w:sz w:val="24"/>
          <w:szCs w:val="24"/>
        </w:rPr>
        <w:t>3</w:t>
      </w:r>
      <w:r>
        <w:rPr>
          <w:rFonts w:hint="eastAsia"/>
          <w:sz w:val="24"/>
          <w:szCs w:val="24"/>
        </w:rPr>
        <w:fldChar w:fldCharType="end"/>
      </w:r>
      <w:r>
        <w:rPr>
          <w:rFonts w:hint="eastAsia"/>
          <w:sz w:val="24"/>
          <w:szCs w:val="24"/>
        </w:rPr>
        <w:noBreakHyphen/>
      </w:r>
      <w:r>
        <w:rPr>
          <w:rFonts w:hint="eastAsia"/>
          <w:sz w:val="24"/>
          <w:szCs w:val="24"/>
          <w:lang w:eastAsia="zh-CN"/>
        </w:rPr>
        <w:t>2</w:t>
      </w:r>
      <w:r>
        <w:rPr>
          <w:rFonts w:hint="eastAsia"/>
          <w:sz w:val="24"/>
          <w:szCs w:val="24"/>
        </w:rPr>
        <w:t>系统架构图</w:t>
      </w:r>
    </w:p>
    <w:p w14:paraId="35FCE2D2"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15" w:name="_Toc235116244"/>
      <w:bookmarkStart w:id="16" w:name="OLE_LINK11"/>
      <w:r>
        <w:rPr>
          <w:rFonts w:ascii="黑体" w:eastAsia="黑体" w:hAnsi="黑体" w:hint="eastAsia"/>
          <w:color w:val="1F4E79"/>
          <w:sz w:val="30"/>
          <w:szCs w:val="30"/>
          <w:lang w:eastAsia="zh-CN"/>
        </w:rPr>
        <w:t>系统架构设计</w:t>
      </w:r>
      <w:bookmarkEnd w:id="15"/>
    </w:p>
    <w:bookmarkEnd w:id="16"/>
    <w:p w14:paraId="291F832A" w14:textId="44287046"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本系统按「交互—服务—数据—算力」四层构建，支撑智能问答、监测数据自然语言查询、分析报告自动生成、知识库运维及系统管理等核心业务。模型推理、知识检索与应用服务统一部署于</w:t>
      </w:r>
      <w:r w:rsidR="0062288C">
        <w:rPr>
          <w:rFonts w:hint="eastAsia"/>
          <w:sz w:val="24"/>
          <w:szCs w:val="24"/>
          <w:lang w:eastAsia="zh-CN"/>
        </w:rPr>
        <w:t>政务云</w:t>
      </w:r>
      <w:r>
        <w:rPr>
          <w:rFonts w:hint="eastAsia"/>
          <w:sz w:val="24"/>
          <w:szCs w:val="24"/>
          <w:lang w:eastAsia="zh-CN"/>
        </w:rPr>
        <w:t>政务外网区，业务侧沉降监测库保持远程只读接入，不下沉整库复制。</w:t>
      </w:r>
    </w:p>
    <w:p w14:paraId="38F7A1F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 应用交互层</w:t>
      </w:r>
    </w:p>
    <w:p w14:paraId="73DE55A9" w14:textId="34740ED8" w:rsidR="00FD0F63" w:rsidRDefault="00000000" w:rsidP="009C1D56">
      <w:pPr>
        <w:spacing w:after="0" w:line="360" w:lineRule="auto"/>
        <w:ind w:firstLineChars="200" w:firstLine="480"/>
        <w:jc w:val="both"/>
        <w:rPr>
          <w:rFonts w:hint="eastAsia"/>
          <w:sz w:val="24"/>
          <w:szCs w:val="24"/>
          <w:lang w:eastAsia="zh-CN"/>
        </w:rPr>
      </w:pPr>
      <w:r>
        <w:rPr>
          <w:rFonts w:hint="eastAsia"/>
          <w:sz w:val="24"/>
          <w:szCs w:val="24"/>
          <w:lang w:eastAsia="zh-CN"/>
        </w:rPr>
        <w:t>面向业务用户与运维人员提供能力入口，主要包括：</w:t>
      </w:r>
    </w:p>
    <w:p w14:paraId="3389195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智能问答：基于大模型与 RAG，对沉降规范、监测成果、运维知识等进行多轮对话解答。</w:t>
      </w:r>
    </w:p>
    <w:p w14:paraId="2D9D5268" w14:textId="4B426F39"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智能数据查询：以自然语言发起查询，覆盖水准、</w:t>
      </w:r>
      <w:r w:rsidR="00827A20">
        <w:rPr>
          <w:rFonts w:hint="eastAsia"/>
          <w:sz w:val="24"/>
          <w:szCs w:val="24"/>
          <w:lang w:eastAsia="zh-CN"/>
        </w:rPr>
        <w:t>GNSS</w:t>
      </w:r>
      <w:r>
        <w:rPr>
          <w:rFonts w:hint="eastAsia"/>
          <w:sz w:val="24"/>
          <w:szCs w:val="24"/>
          <w:lang w:eastAsia="zh-CN"/>
        </w:rPr>
        <w:t>、InSAR、地下水等监测主题，由下层 NL2SQL 引擎转为只读 SQL 执行。</w:t>
      </w:r>
    </w:p>
    <w:p w14:paraId="076F1DAD"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自动报告生成：按配置化报告模板与分析编排，汇总沉降态势、异常点位与结论建议，输出结构化分析报告。</w:t>
      </w:r>
    </w:p>
    <w:p w14:paraId="4CD22AAC"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知识库管理：支撑监测规程、技术方案、历史成果等文档的入库、更新与检索配置。</w:t>
      </w:r>
    </w:p>
    <w:p w14:paraId="35BBE47F"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系统管理：覆盖服务鉴权、会话与任务状态、prompt/报告模板等运行配置与运维管理能力。</w:t>
      </w:r>
    </w:p>
    <w:p w14:paraId="0439B814"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2. 业务服务层</w:t>
      </w:r>
    </w:p>
    <w:p w14:paraId="355785DF"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承接交互层请求，完成鉴权、编排与能力调度，是系统业务逻辑的核心：</w:t>
      </w:r>
    </w:p>
    <w:p w14:paraId="79B79519"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统一认证与权限：基于服务 API Key / Bearer 鉴权，对接口调用进行统一准入控制。</w:t>
      </w:r>
    </w:p>
    <w:p w14:paraId="12DFDF2A"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会话管理：维护多轮对话上下文与会话生命周期，支持热数据与历史归档衔接。</w:t>
      </w:r>
    </w:p>
    <w:p w14:paraId="31810422"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RAG 编排：集成 HybridRAG / AgenticRAG，完成检索、重排与生成增强，保障回答可追溯。</w:t>
      </w:r>
    </w:p>
    <w:p w14:paraId="3D8856D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NL2SQL 引擎：将自然语言意图映射为结构化查询，经 Schema 约束与 SQL 校验后，对远程业务库只读执行。</w:t>
      </w:r>
    </w:p>
    <w:p w14:paraId="3277F1FC"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报告引擎：基于 AnalysisAgent 与报告蓝图，组织指标汇总、文本生成与成果落盘。</w:t>
      </w:r>
    </w:p>
    <w:p w14:paraId="3E8B2AC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任务调度：对知识入库、报告/异步处理等长任务进行队列化调度（如 IngestionJobQueue）。</w:t>
      </w:r>
    </w:p>
    <w:p w14:paraId="7BF448FD" w14:textId="56DCD7BE"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接口网关：以 FastAPI统一对外提供REST/SSE 等服务接口，并衔接健康检查与监控指标。</w:t>
      </w:r>
    </w:p>
    <w:p w14:paraId="65A0FD0E" w14:textId="77777777" w:rsidR="00FD0F63" w:rsidRDefault="00000000">
      <w:pPr>
        <w:spacing w:after="0" w:line="360" w:lineRule="auto"/>
        <w:ind w:firstLineChars="200" w:firstLine="480"/>
        <w:jc w:val="both"/>
        <w:rPr>
          <w:rFonts w:hint="eastAsia"/>
          <w:sz w:val="24"/>
          <w:szCs w:val="24"/>
          <w:lang w:eastAsia="zh-CN"/>
        </w:rPr>
      </w:pPr>
      <w:bookmarkStart w:id="17" w:name="OLE_LINK10"/>
      <w:r>
        <w:rPr>
          <w:rFonts w:hint="eastAsia"/>
          <w:sz w:val="24"/>
          <w:szCs w:val="24"/>
          <w:lang w:eastAsia="zh-CN"/>
        </w:rPr>
        <w:t>3. 数据与知识层</w:t>
      </w:r>
    </w:p>
    <w:bookmarkEnd w:id="17"/>
    <w:p w14:paraId="6C18F8B2"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沉淀业务可读数据、检索资产与运行数据，形成「业务数据远程引用 + 知识资产本地治理」的数据格局：</w:t>
      </w:r>
    </w:p>
    <w:p w14:paraId="1509B31C" w14:textId="103CEBE6"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地面沉降监测业务数据（远程只读）：水准、</w:t>
      </w:r>
      <w:r w:rsidR="005A25A0">
        <w:rPr>
          <w:rFonts w:hint="eastAsia"/>
          <w:sz w:val="24"/>
          <w:szCs w:val="24"/>
          <w:lang w:eastAsia="zh-CN"/>
        </w:rPr>
        <w:t>GNSS</w:t>
      </w:r>
      <w:r>
        <w:rPr>
          <w:rFonts w:hint="eastAsia"/>
          <w:sz w:val="24"/>
          <w:szCs w:val="24"/>
          <w:lang w:eastAsia="zh-CN"/>
        </w:rPr>
        <w:t>、InSAR、地下水等监测业务库按任务实时拉取，结果最小缓存，避免整库镜像至 AI 服务器。</w:t>
      </w:r>
    </w:p>
    <w:p w14:paraId="3029091F" w14:textId="6A3704DD"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业务元数据：维护表结构、字段语义与查询范围约束（</w:t>
      </w:r>
      <w:r w:rsidR="00DA3EC7" w:rsidRPr="00DA3EC7">
        <w:rPr>
          <w:sz w:val="24"/>
          <w:szCs w:val="24"/>
          <w:lang w:eastAsia="zh-CN"/>
        </w:rPr>
        <w:t>PostgreSQL</w:t>
      </w:r>
      <w:r>
        <w:rPr>
          <w:rFonts w:hint="eastAsia"/>
          <w:sz w:val="24"/>
          <w:szCs w:val="24"/>
          <w:lang w:eastAsia="zh-CN"/>
        </w:rPr>
        <w:t xml:space="preserve"> Schema），支撑 NL2SQL 准确生成。</w:t>
      </w:r>
    </w:p>
    <w:p w14:paraId="314FBCD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知识库文档 / 向量索引：文档原文与 EasySearch 向量索引协同，支撑语义检索与关键词检索融合。</w:t>
      </w:r>
    </w:p>
    <w:p w14:paraId="5B0C17A9"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报告模板与成果库：存储报告蓝图、中间产物与最终报告成果。</w:t>
      </w:r>
    </w:p>
    <w:p w14:paraId="79F497E4"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审计与追踪日志：记录关键调用与分析过程，满足运维追溯与问题排查。</w:t>
      </w:r>
    </w:p>
    <w:p w14:paraId="3773FC71"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会话历史：会话热数据存放于 Redis，冷数据归档至检索库，兼顾实时交互与历史回看。</w:t>
      </w:r>
    </w:p>
    <w:p w14:paraId="77A84334"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Prompt 配置化模板：以 prompts.yaml 等配置统一管理问答、查询、报告等场景提示词，便于迭代而不改动核心代码。</w:t>
      </w:r>
    </w:p>
    <w:p w14:paraId="0D271F06"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4. 基础与模型层</w:t>
      </w:r>
    </w:p>
    <w:p w14:paraId="30DDE9D8"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提供国产化运行环境、容器化部署与模型推理底座：</w:t>
      </w:r>
    </w:p>
    <w:p w14:paraId="4C60D3F1"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国产操作系统 + 容器运行时：基于麒麟/欧拉等国产 OS，采用 Docker Compose 分栈部署应用、缓存、对象存储、向量检索与推理服务。</w:t>
      </w:r>
    </w:p>
    <w:p w14:paraId="39AFA18A"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Atlas 300I / 昇腾 NPU 推理池：承载大模型在线推理算力。</w:t>
      </w:r>
    </w:p>
    <w:p w14:paraId="21D4EE92"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大语言模型（vLLM）：提供对话、分析与生成能力。</w:t>
      </w:r>
    </w:p>
    <w:p w14:paraId="00D11CCD"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嵌入模型 / 重排序模型（BGE）：分别负责向量化与检索结果重排，提升 RAG 相关度与稳定性。</w:t>
      </w:r>
    </w:p>
    <w:p w14:paraId="714A9C11"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5. 部署原则</w:t>
      </w:r>
    </w:p>
    <w:p w14:paraId="56522FD6"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单机/单节点容器化分层部署：应用（App）、Redis、MinIO、EasySearch、vLLM 等按栈组网、分层安装，便于独立扩缩与运维。</w:t>
      </w:r>
    </w:p>
    <w:p w14:paraId="2A020D4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业务数据最小暴露：不对沉降业务库做整库拷贝；仅按查询任务远程只读拉取，并对结果做必要最小缓存。</w:t>
      </w:r>
    </w:p>
    <w:p w14:paraId="2BC3D274" w14:textId="74084E52"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统一安全边界：大模型、知识库与应用服务均部署并运行于</w:t>
      </w:r>
      <w:r w:rsidR="002E74AE">
        <w:rPr>
          <w:rFonts w:hint="eastAsia"/>
          <w:sz w:val="24"/>
          <w:szCs w:val="24"/>
          <w:lang w:eastAsia="zh-CN"/>
        </w:rPr>
        <w:t>政务云</w:t>
      </w:r>
      <w:r>
        <w:rPr>
          <w:rFonts w:hint="eastAsia"/>
          <w:sz w:val="24"/>
          <w:szCs w:val="24"/>
          <w:lang w:eastAsia="zh-CN"/>
        </w:rPr>
        <w:t>政务外网区，满足政务侧网络与安全管控要求。</w:t>
      </w:r>
    </w:p>
    <w:p w14:paraId="57A9D364"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18" w:name="_Toc235116245"/>
      <w:r>
        <w:rPr>
          <w:rFonts w:ascii="黑体" w:eastAsia="黑体" w:hAnsi="黑体" w:hint="eastAsia"/>
          <w:color w:val="1F4E79"/>
          <w:sz w:val="30"/>
          <w:szCs w:val="30"/>
          <w:lang w:eastAsia="zh-CN"/>
        </w:rPr>
        <w:t>系统部署</w:t>
      </w:r>
      <w:bookmarkEnd w:id="18"/>
    </w:p>
    <w:p w14:paraId="0ADB930D" w14:textId="6B9835D1" w:rsidR="00FD0F63" w:rsidRDefault="00000000">
      <w:pPr>
        <w:spacing w:after="0" w:line="360" w:lineRule="auto"/>
        <w:ind w:firstLineChars="200" w:firstLine="480"/>
        <w:jc w:val="both"/>
        <w:rPr>
          <w:rFonts w:hint="eastAsia"/>
          <w:sz w:val="24"/>
          <w:szCs w:val="24"/>
          <w:lang w:eastAsia="zh-CN"/>
        </w:rPr>
      </w:pPr>
      <w:r>
        <w:rPr>
          <w:sz w:val="24"/>
          <w:szCs w:val="24"/>
          <w:lang w:eastAsia="zh-CN"/>
        </w:rPr>
        <w:t>本章概述系统在</w:t>
      </w:r>
      <w:r>
        <w:rPr>
          <w:rFonts w:hint="eastAsia"/>
          <w:sz w:val="24"/>
          <w:szCs w:val="24"/>
          <w:lang w:eastAsia="zh-CN"/>
        </w:rPr>
        <w:t>政务云</w:t>
      </w:r>
      <w:r>
        <w:rPr>
          <w:sz w:val="24"/>
          <w:szCs w:val="24"/>
          <w:lang w:eastAsia="zh-CN"/>
        </w:rPr>
        <w:t>政务外网区内的部署架构与约束：以容器化分层、多栈组网承载应用、知识与模型推理能力，沉降监测业务数据保持远程只读、按需拉取。下</w:t>
      </w:r>
      <w:r>
        <w:rPr>
          <w:rFonts w:hint="eastAsia"/>
          <w:sz w:val="24"/>
          <w:szCs w:val="24"/>
          <w:lang w:eastAsia="zh-CN"/>
        </w:rPr>
        <w:t>面</w:t>
      </w:r>
      <w:r>
        <w:rPr>
          <w:sz w:val="24"/>
          <w:szCs w:val="24"/>
          <w:lang w:eastAsia="zh-CN"/>
        </w:rPr>
        <w:t>从总体架构、安全边界、组件映射、拓扑原则、数据接入、依赖关系等方面展开说明</w:t>
      </w:r>
      <w:r>
        <w:rPr>
          <w:rFonts w:hint="eastAsia"/>
          <w:sz w:val="24"/>
          <w:szCs w:val="24"/>
          <w:lang w:eastAsia="zh-CN"/>
        </w:rPr>
        <w:t>。</w:t>
      </w:r>
    </w:p>
    <w:p w14:paraId="0DD5649F"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19" w:name="_Toc235116246"/>
      <w:r>
        <w:rPr>
          <w:rFonts w:ascii="黑体" w:eastAsia="黑体" w:hAnsi="黑体" w:hint="eastAsia"/>
          <w:color w:val="345C85"/>
          <w:sz w:val="28"/>
          <w:szCs w:val="28"/>
          <w:lang w:eastAsia="zh-CN"/>
        </w:rPr>
        <w:t>部署总体架构</w:t>
      </w:r>
      <w:bookmarkEnd w:id="19"/>
    </w:p>
    <w:p w14:paraId="69D8216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系统采用「容器化分层部署 + 多栈协同组网」模式。逻辑上对应四层体系（应用交互、业务服务、数据与知识、基础与模型），物理上按职责拆分为相对独立的运行栈，通过内部网络互联，形成可隔离、可替换、可扩展的部署拓扑。</w:t>
      </w:r>
    </w:p>
    <w:p w14:paraId="68F30359"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总体部署可概括为：</w:t>
      </w:r>
    </w:p>
    <w:p w14:paraId="4DD4599A" w14:textId="19B14C72" w:rsidR="00FD0F63" w:rsidRDefault="003E3642">
      <w:pPr>
        <w:spacing w:after="0" w:line="360" w:lineRule="auto"/>
        <w:ind w:firstLineChars="200" w:firstLine="480"/>
        <w:jc w:val="both"/>
        <w:rPr>
          <w:rFonts w:hint="eastAsia"/>
          <w:sz w:val="24"/>
          <w:szCs w:val="24"/>
          <w:lang w:eastAsia="zh-CN"/>
        </w:rPr>
      </w:pPr>
      <w:r>
        <w:rPr>
          <w:rFonts w:hint="eastAsia"/>
          <w:sz w:val="24"/>
          <w:szCs w:val="24"/>
          <w:lang w:eastAsia="zh-CN"/>
        </w:rPr>
        <w:t>政务云</w:t>
      </w:r>
      <w:r w:rsidR="00000000">
        <w:rPr>
          <w:rFonts w:hint="eastAsia"/>
          <w:sz w:val="24"/>
          <w:szCs w:val="24"/>
          <w:lang w:eastAsia="zh-CN"/>
        </w:rPr>
        <w:t>政务外网区</w:t>
      </w:r>
    </w:p>
    <w:p w14:paraId="667E54D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 应用与编排栈（业务服务 / 接口网关 / 会话与任务）</w:t>
      </w:r>
    </w:p>
    <w:p w14:paraId="1789AB8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数据与知识栈（向量检索 / 缓存 / 对象存储 / 配置与成果）</w:t>
      </w:r>
    </w:p>
    <w:p w14:paraId="17861158"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模型推理栈（大语言模型 / 嵌入 / 重排序，NPU 推理池）</w:t>
      </w:r>
    </w:p>
    <w:p w14:paraId="0D54126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远程业务数据源（地面沉降监测业务库，只读接入，不本地整库镜像）</w:t>
      </w:r>
    </w:p>
    <w:p w14:paraId="69658F0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应用交互层部署为独立产品形态，应用服务以对外服务接口的形式由业务服务层承载；终端用户通过应用交互层访问系统。</w:t>
      </w:r>
    </w:p>
    <w:p w14:paraId="0160C32D"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20" w:name="_Toc235116247"/>
      <w:r>
        <w:rPr>
          <w:rFonts w:ascii="黑体" w:eastAsia="黑体" w:hAnsi="黑体" w:hint="eastAsia"/>
          <w:color w:val="345C85"/>
          <w:sz w:val="28"/>
          <w:szCs w:val="28"/>
          <w:lang w:eastAsia="zh-CN"/>
        </w:rPr>
        <w:t>部署分区与安全边界</w:t>
      </w:r>
      <w:bookmarkEnd w:id="20"/>
    </w:p>
    <w:p w14:paraId="782C593B"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1．网络区域</w:t>
      </w:r>
    </w:p>
    <w:p w14:paraId="2D072336" w14:textId="7812C87E"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全部核心运行组件（应用服务、知识库与向量检索、模型推理、会话与任务中间件）统一部署于</w:t>
      </w:r>
      <w:r w:rsidR="00724AAA">
        <w:rPr>
          <w:rFonts w:hint="eastAsia"/>
          <w:sz w:val="24"/>
          <w:szCs w:val="24"/>
          <w:lang w:eastAsia="zh-CN"/>
        </w:rPr>
        <w:t>政务云</w:t>
      </w:r>
      <w:r>
        <w:rPr>
          <w:rFonts w:hint="eastAsia"/>
          <w:sz w:val="24"/>
          <w:szCs w:val="24"/>
          <w:lang w:eastAsia="zh-CN"/>
        </w:rPr>
        <w:t>政务外网区。对外访问、跨系统互联均应受该区域安全策略约束，不将推理服务或知识资产暴露于非授权网络域。</w:t>
      </w:r>
    </w:p>
    <w:p w14:paraId="05DEA816"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2．信任边界</w:t>
      </w:r>
    </w:p>
    <w:p w14:paraId="3DB52536" w14:textId="168D9457" w:rsidR="00964CEB" w:rsidRDefault="00000000" w:rsidP="00964CEB">
      <w:pPr>
        <w:spacing w:after="0" w:line="360" w:lineRule="auto"/>
        <w:ind w:firstLineChars="200" w:firstLine="480"/>
        <w:jc w:val="both"/>
        <w:rPr>
          <w:sz w:val="24"/>
          <w:szCs w:val="24"/>
          <w:lang w:eastAsia="zh-CN"/>
        </w:rPr>
      </w:pPr>
      <w:r>
        <w:rPr>
          <w:rFonts w:hint="eastAsia"/>
          <w:sz w:val="24"/>
          <w:szCs w:val="24"/>
          <w:lang w:eastAsia="zh-CN"/>
        </w:rPr>
        <w:t>部署上区分三类信任边界：</w:t>
      </w:r>
    </w:p>
    <w:p w14:paraId="6EB39F7A" w14:textId="227F5581" w:rsidR="00964CEB" w:rsidRPr="00964CEB" w:rsidRDefault="00964CEB" w:rsidP="00FD6A98">
      <w:pPr>
        <w:pStyle w:val="a7"/>
        <w:spacing w:after="0"/>
        <w:ind w:firstLineChars="200" w:firstLine="482"/>
        <w:jc w:val="center"/>
        <w:rPr>
          <w:rFonts w:hint="eastAsia"/>
          <w:sz w:val="24"/>
          <w:szCs w:val="24"/>
          <w:lang w:eastAsia="zh-CN"/>
        </w:rPr>
      </w:pPr>
      <w:r>
        <w:rPr>
          <w:rFonts w:hint="eastAsia"/>
          <w:sz w:val="24"/>
          <w:szCs w:val="24"/>
          <w:lang w:eastAsia="zh-CN"/>
        </w:rPr>
        <w:t xml:space="preserve">表 </w:t>
      </w:r>
      <w:r>
        <w:rPr>
          <w:rFonts w:hint="eastAsia"/>
          <w:sz w:val="24"/>
          <w:szCs w:val="24"/>
        </w:rPr>
        <w:fldChar w:fldCharType="begin"/>
      </w:r>
      <w:r>
        <w:rPr>
          <w:rFonts w:hint="eastAsia"/>
          <w:sz w:val="24"/>
          <w:szCs w:val="24"/>
          <w:lang w:eastAsia="zh-CN"/>
        </w:rPr>
        <w:instrText xml:space="preserve"> STYLEREF 1 \s </w:instrText>
      </w:r>
      <w:r>
        <w:rPr>
          <w:rFonts w:hint="eastAsia"/>
          <w:sz w:val="24"/>
          <w:szCs w:val="24"/>
        </w:rPr>
        <w:fldChar w:fldCharType="separate"/>
      </w:r>
      <w:r>
        <w:rPr>
          <w:rFonts w:hint="eastAsia"/>
          <w:sz w:val="24"/>
          <w:szCs w:val="24"/>
          <w:lang w:eastAsia="zh-CN"/>
        </w:rPr>
        <w:t>3</w:t>
      </w:r>
      <w:r>
        <w:rPr>
          <w:rFonts w:hint="eastAsia"/>
          <w:sz w:val="24"/>
          <w:szCs w:val="24"/>
        </w:rPr>
        <w:fldChar w:fldCharType="end"/>
      </w:r>
      <w:r>
        <w:rPr>
          <w:rFonts w:hint="eastAsia"/>
          <w:sz w:val="24"/>
          <w:szCs w:val="24"/>
          <w:lang w:eastAsia="zh-CN"/>
        </w:rPr>
        <w:noBreakHyphen/>
        <w:t>4-2</w:t>
      </w:r>
      <w:r>
        <w:rPr>
          <w:rFonts w:hint="eastAsia"/>
          <w:sz w:val="24"/>
          <w:szCs w:val="24"/>
          <w:lang w:eastAsia="zh-CN"/>
        </w:rPr>
        <w:t xml:space="preserve"> 信任边界</w:t>
      </w:r>
    </w:p>
    <w:tbl>
      <w:tblPr>
        <w:tblStyle w:val="afe"/>
        <w:tblW w:w="9544" w:type="dxa"/>
        <w:jc w:val="center"/>
        <w:tblLayout w:type="fixed"/>
        <w:tblLook w:val="04A0" w:firstRow="1" w:lastRow="0" w:firstColumn="1" w:lastColumn="0" w:noHBand="0" w:noVBand="1"/>
      </w:tblPr>
      <w:tblGrid>
        <w:gridCol w:w="2428"/>
        <w:gridCol w:w="7116"/>
      </w:tblGrid>
      <w:tr w:rsidR="00FD0F63" w14:paraId="064C382F" w14:textId="77777777">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C2E2D7E" w14:textId="77777777" w:rsidR="00FD0F63" w:rsidRDefault="00000000">
            <w:pPr>
              <w:spacing w:before="20" w:after="20" w:line="264" w:lineRule="auto"/>
              <w:jc w:val="center"/>
              <w:rPr>
                <w:rFonts w:hint="eastAsia"/>
                <w:sz w:val="24"/>
                <w:szCs w:val="24"/>
              </w:rPr>
            </w:pPr>
            <w:r>
              <w:rPr>
                <w:rFonts w:hint="eastAsia"/>
                <w:b/>
                <w:color w:val="FFFFFF"/>
                <w:sz w:val="24"/>
                <w:szCs w:val="24"/>
                <w:lang w:eastAsia="zh-CN"/>
              </w:rPr>
              <w:t>边界</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294173D"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说明</w:t>
            </w:r>
          </w:p>
        </w:tc>
      </w:tr>
      <w:tr w:rsidR="00FD0F63" w14:paraId="5513DC1C"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35141F52" w14:textId="77777777" w:rsidR="00FD0F63" w:rsidRDefault="00000000">
            <w:pPr>
              <w:spacing w:after="0" w:line="269" w:lineRule="auto"/>
              <w:jc w:val="both"/>
              <w:rPr>
                <w:rFonts w:hint="eastAsia"/>
                <w:sz w:val="24"/>
                <w:szCs w:val="24"/>
                <w:lang w:eastAsia="zh-CN"/>
              </w:rPr>
            </w:pPr>
            <w:r>
              <w:rPr>
                <w:rFonts w:hint="eastAsia"/>
                <w:sz w:val="24"/>
                <w:szCs w:val="24"/>
                <w:lang w:eastAsia="zh-CN"/>
              </w:rPr>
              <w:t>接入边界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00258C1" w14:textId="77777777" w:rsidR="00FD0F63" w:rsidRDefault="00000000">
            <w:pPr>
              <w:spacing w:after="0" w:line="269" w:lineRule="auto"/>
              <w:jc w:val="both"/>
              <w:rPr>
                <w:rFonts w:hint="eastAsia"/>
                <w:sz w:val="24"/>
                <w:szCs w:val="24"/>
                <w:lang w:eastAsia="zh-CN"/>
              </w:rPr>
            </w:pPr>
            <w:r>
              <w:rPr>
                <w:rFonts w:hint="eastAsia"/>
                <w:sz w:val="24"/>
                <w:szCs w:val="24"/>
                <w:lang w:eastAsia="zh-CN"/>
              </w:rPr>
              <w:t>外部调用经统一接口网关进入，执行服务鉴权与权限校验</w:t>
            </w:r>
          </w:p>
        </w:tc>
      </w:tr>
      <w:tr w:rsidR="00FD0F63" w14:paraId="246B761C"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5F00738" w14:textId="77777777" w:rsidR="00FD0F63" w:rsidRDefault="00000000">
            <w:pPr>
              <w:spacing w:after="0" w:line="269" w:lineRule="auto"/>
              <w:jc w:val="both"/>
              <w:rPr>
                <w:rFonts w:hint="eastAsia"/>
                <w:sz w:val="24"/>
                <w:szCs w:val="24"/>
              </w:rPr>
            </w:pPr>
            <w:r>
              <w:rPr>
                <w:rFonts w:hint="eastAsia"/>
                <w:sz w:val="24"/>
                <w:szCs w:val="24"/>
                <w:lang w:eastAsia="zh-CN"/>
              </w:rPr>
              <w:t>应用—数据边界</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1451E283" w14:textId="77777777" w:rsidR="00FD0F63" w:rsidRDefault="00000000">
            <w:pPr>
              <w:spacing w:after="0" w:line="269" w:lineRule="auto"/>
              <w:jc w:val="both"/>
              <w:rPr>
                <w:rFonts w:hint="eastAsia"/>
                <w:sz w:val="24"/>
                <w:szCs w:val="24"/>
                <w:lang w:eastAsia="zh-CN"/>
              </w:rPr>
            </w:pPr>
            <w:r>
              <w:rPr>
                <w:rFonts w:hint="eastAsia"/>
                <w:sz w:val="24"/>
                <w:szCs w:val="24"/>
                <w:lang w:eastAsia="zh-CN"/>
              </w:rPr>
              <w:t>AI 侧仅通过只读查询通道访问远程沉降监测业务库，不建立整库复制链路</w:t>
            </w:r>
          </w:p>
        </w:tc>
      </w:tr>
      <w:tr w:rsidR="00FD0F63" w14:paraId="081421FF"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499EE4B1" w14:textId="77777777" w:rsidR="00FD0F63" w:rsidRDefault="00000000">
            <w:pPr>
              <w:spacing w:after="0" w:line="269" w:lineRule="auto"/>
              <w:jc w:val="both"/>
              <w:rPr>
                <w:rFonts w:hint="eastAsia"/>
                <w:sz w:val="24"/>
                <w:szCs w:val="24"/>
                <w:lang w:eastAsia="zh-CN"/>
              </w:rPr>
            </w:pPr>
            <w:r>
              <w:rPr>
                <w:rFonts w:hint="eastAsia"/>
                <w:sz w:val="24"/>
                <w:szCs w:val="24"/>
                <w:lang w:eastAsia="zh-CN"/>
              </w:rPr>
              <w:t>推理边界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FB82FF1" w14:textId="77777777" w:rsidR="00FD0F63" w:rsidRDefault="00000000">
            <w:pPr>
              <w:keepNext/>
              <w:spacing w:after="0" w:line="269" w:lineRule="auto"/>
              <w:jc w:val="both"/>
              <w:rPr>
                <w:rFonts w:hint="eastAsia"/>
                <w:sz w:val="24"/>
                <w:szCs w:val="24"/>
                <w:lang w:eastAsia="zh-CN"/>
              </w:rPr>
            </w:pPr>
            <w:r>
              <w:rPr>
                <w:rFonts w:hint="eastAsia"/>
                <w:sz w:val="24"/>
                <w:szCs w:val="24"/>
                <w:lang w:eastAsia="zh-CN"/>
              </w:rPr>
              <w:t>大模型与向量相关服务运行于受控推理资源池内，与业务数据源逻辑隔离</w:t>
            </w:r>
          </w:p>
        </w:tc>
      </w:tr>
    </w:tbl>
    <w:p w14:paraId="050DF0FC" w14:textId="77777777" w:rsidR="00FD0F63" w:rsidRDefault="00000000" w:rsidP="00964CEB">
      <w:pPr>
        <w:spacing w:after="0" w:line="360" w:lineRule="auto"/>
        <w:ind w:firstLineChars="200" w:firstLine="480"/>
        <w:jc w:val="both"/>
        <w:rPr>
          <w:rFonts w:hint="eastAsia"/>
          <w:sz w:val="24"/>
          <w:szCs w:val="24"/>
          <w:lang w:eastAsia="zh-CN"/>
        </w:rPr>
      </w:pPr>
      <w:r>
        <w:rPr>
          <w:rFonts w:hint="eastAsia"/>
          <w:sz w:val="24"/>
          <w:szCs w:val="24"/>
          <w:lang w:eastAsia="zh-CN"/>
        </w:rPr>
        <w:t>3．认证与访问控制</w:t>
      </w:r>
    </w:p>
    <w:p w14:paraId="4B8D6A18" w14:textId="77777777" w:rsidR="00FD0F63" w:rsidRDefault="00000000" w:rsidP="00964CEB">
      <w:pPr>
        <w:spacing w:after="0" w:line="360" w:lineRule="auto"/>
        <w:ind w:firstLineChars="200" w:firstLine="480"/>
        <w:jc w:val="both"/>
        <w:rPr>
          <w:rFonts w:hint="eastAsia"/>
          <w:sz w:val="24"/>
          <w:szCs w:val="24"/>
          <w:lang w:eastAsia="zh-CN"/>
        </w:rPr>
      </w:pPr>
      <w:r>
        <w:rPr>
          <w:rFonts w:hint="eastAsia"/>
          <w:sz w:val="24"/>
          <w:szCs w:val="24"/>
          <w:lang w:eastAsia="zh-CN"/>
        </w:rPr>
        <w:t>系统在部署层面默认采用服务级鉴权（如 API Key / Bearer），由接口网关统一拦截。知识管理、报告生成、数据查询等高风险能力应纳入同一鉴权体系，避免旁路直连底层组件。</w:t>
      </w:r>
    </w:p>
    <w:p w14:paraId="0B2BF4B7"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21" w:name="_Toc235116248"/>
      <w:r>
        <w:rPr>
          <w:rFonts w:ascii="黑体" w:eastAsia="黑体" w:hAnsi="黑体" w:hint="eastAsia"/>
          <w:color w:val="345C85"/>
          <w:sz w:val="28"/>
          <w:szCs w:val="28"/>
          <w:lang w:eastAsia="zh-CN"/>
        </w:rPr>
        <w:t>逻辑层与部署组件映射</w:t>
      </w:r>
      <w:bookmarkEnd w:id="21"/>
    </w:p>
    <w:p w14:paraId="3057BA5E"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1．应用交互层</w:t>
      </w:r>
    </w:p>
    <w:p w14:paraId="6FFF573B"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以独立“前端容器栈”作为必需部署单元；同时支持通过业务服务层对外接口对外提供，包括智能问答、智能数据查询、自动报告生成、知识库管理与系统管理入口。实际终端形态（业务门户嵌入、专用前端或第三方系统调用）可按项目集成方式确定，但不改变后端分层部署结构。</w:t>
      </w:r>
    </w:p>
    <w:p w14:paraId="31C25D6F"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2．业务服务层（应用与编排栈）</w:t>
      </w:r>
    </w:p>
    <w:p w14:paraId="44E8D6CC"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部署应用运行时及核心编排能力，是系统业务处理主栈，典型包括：</w:t>
      </w:r>
    </w:p>
    <w:p w14:paraId="33852767" w14:textId="77777777" w:rsidR="00FD0F63"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统一接口网关与业务 API 服务；</w:t>
      </w:r>
    </w:p>
    <w:p w14:paraId="16456559" w14:textId="77777777" w:rsidR="00FD0F63"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会话管理与对话状态维护；</w:t>
      </w:r>
    </w:p>
    <w:p w14:paraId="7F4DD361" w14:textId="77777777" w:rsidR="00FD0F63"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RAG 编排、NL2SQL 引擎、报告引擎；</w:t>
      </w:r>
    </w:p>
    <w:p w14:paraId="67B33E73" w14:textId="77777777" w:rsidR="00FD0F63"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异步任务调度（知识入库、报告/长时任务等）；</w:t>
      </w:r>
    </w:p>
    <w:p w14:paraId="626FB8B0" w14:textId="77777777" w:rsidR="00FD0F63"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Prompt / 报告模板等配置加载能力。</w:t>
      </w:r>
    </w:p>
    <w:p w14:paraId="58F3DF81"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该栈是系统的编排中枢：接收请求、调度检索/查询/推理、汇总结果并回写会话与成果。</w:t>
      </w:r>
    </w:p>
    <w:p w14:paraId="1ED24470"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3．数据与知识层（数据与知识栈）</w:t>
      </w:r>
    </w:p>
    <w:p w14:paraId="019EDFDF" w14:textId="77777777" w:rsidR="00FD0F63" w:rsidRDefault="00000000">
      <w:pPr>
        <w:spacing w:after="0" w:line="360" w:lineRule="auto"/>
        <w:ind w:firstLineChars="200" w:firstLine="480"/>
        <w:jc w:val="both"/>
        <w:rPr>
          <w:sz w:val="24"/>
          <w:szCs w:val="24"/>
          <w:lang w:eastAsia="zh-CN"/>
        </w:rPr>
      </w:pPr>
      <w:r>
        <w:rPr>
          <w:rFonts w:hint="eastAsia"/>
          <w:sz w:val="24"/>
          <w:szCs w:val="24"/>
          <w:lang w:eastAsia="zh-CN"/>
        </w:rPr>
        <w:t>部署支撑检索、会话与成果管理的数据组件，与“远程业务库”分离：</w:t>
      </w:r>
    </w:p>
    <w:p w14:paraId="0184A313" w14:textId="52D43900" w:rsidR="00CC7513" w:rsidRDefault="00CC7513" w:rsidP="00FD6A98">
      <w:pPr>
        <w:pStyle w:val="a7"/>
        <w:spacing w:after="0"/>
        <w:ind w:firstLineChars="200" w:firstLine="482"/>
        <w:jc w:val="center"/>
        <w:rPr>
          <w:rFonts w:hint="eastAsia"/>
          <w:sz w:val="24"/>
          <w:szCs w:val="24"/>
          <w:lang w:eastAsia="zh-CN"/>
        </w:rPr>
      </w:pPr>
      <w:r>
        <w:rPr>
          <w:rFonts w:hint="eastAsia"/>
          <w:sz w:val="24"/>
          <w:szCs w:val="24"/>
          <w:lang w:eastAsia="zh-CN"/>
        </w:rPr>
        <w:t xml:space="preserve">表 </w:t>
      </w:r>
      <w:r>
        <w:rPr>
          <w:rFonts w:hint="eastAsia"/>
          <w:sz w:val="24"/>
          <w:szCs w:val="24"/>
        </w:rPr>
        <w:fldChar w:fldCharType="begin"/>
      </w:r>
      <w:r>
        <w:rPr>
          <w:rFonts w:hint="eastAsia"/>
          <w:sz w:val="24"/>
          <w:szCs w:val="24"/>
          <w:lang w:eastAsia="zh-CN"/>
        </w:rPr>
        <w:instrText xml:space="preserve"> STYLEREF 1 \s </w:instrText>
      </w:r>
      <w:r>
        <w:rPr>
          <w:rFonts w:hint="eastAsia"/>
          <w:sz w:val="24"/>
          <w:szCs w:val="24"/>
        </w:rPr>
        <w:fldChar w:fldCharType="separate"/>
      </w:r>
      <w:r>
        <w:rPr>
          <w:rFonts w:hint="eastAsia"/>
          <w:sz w:val="24"/>
          <w:szCs w:val="24"/>
          <w:lang w:eastAsia="zh-CN"/>
        </w:rPr>
        <w:t>3</w:t>
      </w:r>
      <w:r>
        <w:rPr>
          <w:rFonts w:hint="eastAsia"/>
          <w:sz w:val="24"/>
          <w:szCs w:val="24"/>
        </w:rPr>
        <w:fldChar w:fldCharType="end"/>
      </w:r>
      <w:r>
        <w:rPr>
          <w:rFonts w:hint="eastAsia"/>
          <w:sz w:val="24"/>
          <w:szCs w:val="24"/>
          <w:lang w:eastAsia="zh-CN"/>
        </w:rPr>
        <w:noBreakHyphen/>
        <w:t>4-3</w:t>
      </w:r>
      <w:r>
        <w:rPr>
          <w:rFonts w:hint="eastAsia"/>
          <w:sz w:val="24"/>
          <w:szCs w:val="24"/>
          <w:lang w:eastAsia="zh-CN"/>
        </w:rPr>
        <w:t xml:space="preserve"> 数据与知识层</w:t>
      </w:r>
    </w:p>
    <w:tbl>
      <w:tblPr>
        <w:tblStyle w:val="afe"/>
        <w:tblW w:w="9544" w:type="dxa"/>
        <w:jc w:val="center"/>
        <w:tblLayout w:type="fixed"/>
        <w:tblLook w:val="04A0" w:firstRow="1" w:lastRow="0" w:firstColumn="1" w:lastColumn="0" w:noHBand="0" w:noVBand="1"/>
      </w:tblPr>
      <w:tblGrid>
        <w:gridCol w:w="2428"/>
        <w:gridCol w:w="7116"/>
      </w:tblGrid>
      <w:tr w:rsidR="00FD0F63" w14:paraId="15A2B081" w14:textId="77777777">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3699FC0" w14:textId="77777777" w:rsidR="00FD0F63" w:rsidRDefault="00000000">
            <w:pPr>
              <w:spacing w:before="20" w:after="20" w:line="264" w:lineRule="auto"/>
              <w:jc w:val="center"/>
              <w:rPr>
                <w:rFonts w:hint="eastAsia"/>
                <w:sz w:val="24"/>
                <w:szCs w:val="24"/>
              </w:rPr>
            </w:pPr>
            <w:r>
              <w:rPr>
                <w:rFonts w:hint="eastAsia"/>
                <w:b/>
                <w:color w:val="FFFFFF"/>
                <w:sz w:val="24"/>
                <w:szCs w:val="24"/>
                <w:lang w:eastAsia="zh-CN"/>
              </w:rPr>
              <w:t>部署数据对象</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6224DFD"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部署定位</w:t>
            </w:r>
          </w:p>
        </w:tc>
      </w:tr>
      <w:tr w:rsidR="00FD0F63" w14:paraId="110A8EED"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1D59F8F1" w14:textId="77777777" w:rsidR="00FD0F63" w:rsidRDefault="00000000">
            <w:pPr>
              <w:spacing w:after="0"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1FAFF23F" w14:textId="77777777" w:rsidR="00FD0F63" w:rsidRDefault="00000000">
            <w:pPr>
              <w:spacing w:after="0" w:line="269" w:lineRule="auto"/>
              <w:jc w:val="both"/>
              <w:rPr>
                <w:rFonts w:hint="eastAsia"/>
                <w:sz w:val="24"/>
                <w:szCs w:val="24"/>
                <w:lang w:eastAsia="zh-CN"/>
              </w:rPr>
            </w:pPr>
            <w:r>
              <w:rPr>
                <w:rFonts w:hint="eastAsia"/>
                <w:sz w:val="24"/>
                <w:szCs w:val="24"/>
                <w:lang w:eastAsia="zh-CN"/>
              </w:rPr>
              <w:t>不部署在 AI 服务器本地整库；作为远程只读数据源接入</w:t>
            </w:r>
          </w:p>
        </w:tc>
      </w:tr>
      <w:tr w:rsidR="00FD0F63" w14:paraId="78F1CCED"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D19C9AD" w14:textId="77777777" w:rsidR="00FD0F63" w:rsidRDefault="00000000">
            <w:pPr>
              <w:spacing w:after="0" w:line="269" w:lineRule="auto"/>
              <w:jc w:val="both"/>
              <w:rPr>
                <w:rFonts w:hint="eastAsia"/>
                <w:sz w:val="24"/>
                <w:szCs w:val="24"/>
              </w:rPr>
            </w:pPr>
            <w:r>
              <w:rPr>
                <w:rFonts w:hint="eastAsia"/>
                <w:sz w:val="24"/>
                <w:szCs w:val="24"/>
                <w:lang w:eastAsia="zh-CN"/>
              </w:rPr>
              <w:t>业务元数据（Schema 等）</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15AD8CD" w14:textId="77777777" w:rsidR="00FD0F63" w:rsidRDefault="00000000">
            <w:pPr>
              <w:spacing w:after="0" w:line="269" w:lineRule="auto"/>
              <w:jc w:val="both"/>
              <w:rPr>
                <w:rFonts w:hint="eastAsia"/>
                <w:sz w:val="24"/>
                <w:szCs w:val="24"/>
                <w:lang w:eastAsia="zh-CN"/>
              </w:rPr>
            </w:pPr>
            <w:r>
              <w:rPr>
                <w:rFonts w:hint="eastAsia"/>
                <w:sz w:val="24"/>
                <w:szCs w:val="24"/>
                <w:lang w:eastAsia="zh-CN"/>
              </w:rPr>
              <w:t>在 AI 侧维护查询所需元数据/语义约束，用于 NL2SQL</w:t>
            </w:r>
          </w:p>
        </w:tc>
      </w:tr>
      <w:tr w:rsidR="00FD0F63" w14:paraId="77189139"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6F4F8985" w14:textId="77777777" w:rsidR="00FD0F63" w:rsidRDefault="00000000">
            <w:pPr>
              <w:spacing w:after="0" w:line="269" w:lineRule="auto"/>
              <w:jc w:val="both"/>
              <w:rPr>
                <w:rFonts w:hint="eastAsia"/>
                <w:sz w:val="24"/>
                <w:szCs w:val="24"/>
                <w:lang w:eastAsia="zh-CN"/>
              </w:rPr>
            </w:pPr>
            <w:r>
              <w:rPr>
                <w:rFonts w:hint="eastAsia"/>
                <w:sz w:val="24"/>
                <w:szCs w:val="24"/>
                <w:lang w:eastAsia="zh-CN"/>
              </w:rPr>
              <w:t>知识库文档与向量索引</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595BA309" w14:textId="77777777" w:rsidR="00FD0F63" w:rsidRDefault="00000000">
            <w:pPr>
              <w:spacing w:after="0" w:line="269" w:lineRule="auto"/>
              <w:jc w:val="both"/>
              <w:rPr>
                <w:rFonts w:hint="eastAsia"/>
                <w:sz w:val="24"/>
                <w:szCs w:val="24"/>
              </w:rPr>
            </w:pPr>
            <w:r>
              <w:rPr>
                <w:rFonts w:hint="eastAsia"/>
                <w:sz w:val="24"/>
                <w:szCs w:val="24"/>
                <w:lang w:eastAsia="zh-CN"/>
              </w:rPr>
              <w:t>本地部署检索与向量能力（如 EasySearch），服务 RAG</w:t>
            </w:r>
          </w:p>
        </w:tc>
      </w:tr>
      <w:tr w:rsidR="00FD0F63" w14:paraId="18942B0E"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0488227C" w14:textId="77777777" w:rsidR="00FD0F63" w:rsidRDefault="00000000">
            <w:pPr>
              <w:spacing w:after="0" w:line="269" w:lineRule="auto"/>
              <w:jc w:val="both"/>
              <w:rPr>
                <w:rFonts w:hint="eastAsia"/>
                <w:sz w:val="24"/>
                <w:szCs w:val="24"/>
              </w:rPr>
            </w:pPr>
            <w:r>
              <w:rPr>
                <w:rFonts w:hint="eastAsia"/>
                <w:sz w:val="24"/>
                <w:szCs w:val="24"/>
                <w:lang w:eastAsia="zh-CN"/>
              </w:rPr>
              <w:t>会话历史</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759F9C60" w14:textId="77777777" w:rsidR="00FD0F63" w:rsidRDefault="00000000">
            <w:pPr>
              <w:spacing w:after="0" w:line="269" w:lineRule="auto"/>
              <w:jc w:val="both"/>
              <w:rPr>
                <w:rFonts w:hint="eastAsia"/>
                <w:sz w:val="24"/>
                <w:szCs w:val="24"/>
                <w:lang w:eastAsia="zh-CN"/>
              </w:rPr>
            </w:pPr>
            <w:r>
              <w:rPr>
                <w:rFonts w:hint="eastAsia"/>
                <w:sz w:val="24"/>
                <w:szCs w:val="24"/>
                <w:lang w:eastAsia="zh-CN"/>
              </w:rPr>
              <w:t>热数据使用缓存中间件，冷数据归档至检索侧存储</w:t>
            </w:r>
          </w:p>
        </w:tc>
      </w:tr>
      <w:tr w:rsidR="00FD0F63" w14:paraId="276F3AAB"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07446798" w14:textId="77777777" w:rsidR="00FD0F63" w:rsidRDefault="00000000">
            <w:pPr>
              <w:spacing w:after="0" w:line="269" w:lineRule="auto"/>
              <w:jc w:val="both"/>
              <w:rPr>
                <w:rFonts w:hint="eastAsia"/>
                <w:sz w:val="24"/>
                <w:szCs w:val="24"/>
              </w:rPr>
            </w:pPr>
            <w:r>
              <w:rPr>
                <w:rFonts w:hint="eastAsia"/>
                <w:sz w:val="24"/>
                <w:szCs w:val="24"/>
                <w:lang w:eastAsia="zh-CN"/>
              </w:rPr>
              <w:t>报告模板与成果库</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646EBD6" w14:textId="77777777" w:rsidR="00FD0F63" w:rsidRDefault="00000000">
            <w:pPr>
              <w:spacing w:after="0" w:line="269" w:lineRule="auto"/>
              <w:jc w:val="both"/>
              <w:rPr>
                <w:rFonts w:hint="eastAsia"/>
                <w:sz w:val="24"/>
                <w:szCs w:val="24"/>
                <w:lang w:eastAsia="zh-CN"/>
              </w:rPr>
            </w:pPr>
            <w:r>
              <w:rPr>
                <w:rFonts w:hint="eastAsia"/>
                <w:sz w:val="24"/>
                <w:szCs w:val="24"/>
                <w:lang w:eastAsia="zh-CN"/>
              </w:rPr>
              <w:t>本地持久化报告蓝图与生成成果</w:t>
            </w:r>
          </w:p>
        </w:tc>
      </w:tr>
      <w:tr w:rsidR="00FD0F63" w14:paraId="5D82832A"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12A78B3" w14:textId="77777777" w:rsidR="00FD0F63" w:rsidRDefault="00000000">
            <w:pPr>
              <w:spacing w:after="0" w:line="269" w:lineRule="auto"/>
              <w:jc w:val="both"/>
              <w:rPr>
                <w:rFonts w:hint="eastAsia"/>
                <w:sz w:val="24"/>
                <w:szCs w:val="24"/>
              </w:rPr>
            </w:pPr>
            <w:r>
              <w:rPr>
                <w:rFonts w:hint="eastAsia"/>
                <w:sz w:val="24"/>
                <w:szCs w:val="24"/>
                <w:lang w:eastAsia="zh-CN"/>
              </w:rPr>
              <w:t>审计与追踪日志</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05656F48" w14:textId="77777777" w:rsidR="00FD0F63" w:rsidRDefault="00000000">
            <w:pPr>
              <w:spacing w:after="0" w:line="269" w:lineRule="auto"/>
              <w:jc w:val="both"/>
              <w:rPr>
                <w:rFonts w:hint="eastAsia"/>
                <w:sz w:val="24"/>
                <w:szCs w:val="24"/>
                <w:lang w:eastAsia="zh-CN"/>
              </w:rPr>
            </w:pPr>
            <w:r>
              <w:rPr>
                <w:rFonts w:hint="eastAsia"/>
                <w:sz w:val="24"/>
                <w:szCs w:val="24"/>
                <w:lang w:eastAsia="zh-CN"/>
              </w:rPr>
              <w:t>本地记录关键调用与分析过程</w:t>
            </w:r>
          </w:p>
        </w:tc>
      </w:tr>
      <w:tr w:rsidR="00FD0F63" w14:paraId="124DFC00"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72EEC097" w14:textId="77777777" w:rsidR="00FD0F63" w:rsidRDefault="00000000">
            <w:pPr>
              <w:spacing w:after="0" w:line="269" w:lineRule="auto"/>
              <w:jc w:val="both"/>
              <w:rPr>
                <w:rFonts w:hint="eastAsia"/>
                <w:sz w:val="24"/>
                <w:szCs w:val="24"/>
              </w:rPr>
            </w:pPr>
            <w:r>
              <w:rPr>
                <w:rFonts w:hint="eastAsia"/>
                <w:sz w:val="24"/>
                <w:szCs w:val="24"/>
                <w:lang w:eastAsia="zh-CN"/>
              </w:rPr>
              <w:t>Prompt 配置化模板</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4C5F54FE" w14:textId="77777777" w:rsidR="00FD0F63" w:rsidRDefault="00000000">
            <w:pPr>
              <w:spacing w:after="0" w:line="269" w:lineRule="auto"/>
              <w:jc w:val="both"/>
              <w:rPr>
                <w:rFonts w:hint="eastAsia"/>
                <w:sz w:val="24"/>
                <w:szCs w:val="24"/>
                <w:lang w:eastAsia="zh-CN"/>
              </w:rPr>
            </w:pPr>
            <w:r>
              <w:rPr>
                <w:rFonts w:hint="eastAsia"/>
                <w:sz w:val="24"/>
                <w:szCs w:val="24"/>
                <w:lang w:eastAsia="zh-CN"/>
              </w:rPr>
              <w:t>随应用配置部署，支持场景化提示词治理</w:t>
            </w:r>
          </w:p>
        </w:tc>
      </w:tr>
      <w:tr w:rsidR="00FD0F63" w14:paraId="42C8E828"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4C93C08" w14:textId="77777777" w:rsidR="00FD0F63" w:rsidRDefault="00000000">
            <w:pPr>
              <w:spacing w:after="0"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710D14F" w14:textId="77777777" w:rsidR="00FD0F63" w:rsidRDefault="00000000">
            <w:pPr>
              <w:keepNext/>
              <w:spacing w:after="0" w:line="269" w:lineRule="auto"/>
              <w:jc w:val="both"/>
              <w:rPr>
                <w:rFonts w:hint="eastAsia"/>
                <w:sz w:val="24"/>
                <w:szCs w:val="24"/>
                <w:lang w:eastAsia="zh-CN"/>
              </w:rPr>
            </w:pPr>
            <w:r>
              <w:rPr>
                <w:rFonts w:hint="eastAsia"/>
                <w:sz w:val="24"/>
                <w:szCs w:val="24"/>
                <w:lang w:eastAsia="zh-CN"/>
              </w:rPr>
              <w:t>不部署在 AI 服务器本地整库；作为远程只读数据源接入</w:t>
            </w:r>
          </w:p>
        </w:tc>
      </w:tr>
    </w:tbl>
    <w:p w14:paraId="65919CFF" w14:textId="23B0D68F"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其核心约束是：知识资产可本地治理，业务监测库保持远程引用。</w:t>
      </w:r>
    </w:p>
    <w:p w14:paraId="1E40CB7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4．基础与模型层（模型推理栈）</w:t>
      </w:r>
    </w:p>
    <w:p w14:paraId="09D754CD"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部署运行基座与模型服务：</w:t>
      </w:r>
    </w:p>
    <w:p w14:paraId="24DCE28A" w14:textId="77777777" w:rsidR="00FD0F63"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国产操作系统：作为宿主机运行环境（如麒麟等）；</w:t>
      </w:r>
    </w:p>
    <w:p w14:paraId="48EB8619" w14:textId="77777777" w:rsidR="00FD0F63"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容器运行时：采用容器化方式承载各服务栈；</w:t>
      </w:r>
    </w:p>
    <w:p w14:paraId="0E844F3E" w14:textId="77777777" w:rsidR="00FD0F63"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NPU 推理池：以 Atlas 300I / 昇腾等推理资源提供算力；</w:t>
      </w:r>
    </w:p>
    <w:p w14:paraId="04E0AF0E" w14:textId="77777777" w:rsidR="00FD0F63"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大语言模型服务：基于 vLLM 等推理框架对外提供生成能力；</w:t>
      </w:r>
    </w:p>
    <w:p w14:paraId="3AA86209" w14:textId="77777777" w:rsidR="00FD0F63"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嵌入模型与重排序模型：为 RAG 提供向量化与结果重排能力。</w:t>
      </w:r>
    </w:p>
    <w:p w14:paraId="06188B5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模型权重、推理服务与应用服务同处于政务外网安全域内，按资源池方式统一管理，应用侧通过内网接口调用，不直接暴露原始模型文件访问入口。</w:t>
      </w:r>
    </w:p>
    <w:p w14:paraId="76A5F01A"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22" w:name="_Toc235116249"/>
      <w:r>
        <w:rPr>
          <w:rFonts w:ascii="黑体" w:eastAsia="黑体" w:hAnsi="黑体" w:hint="eastAsia"/>
          <w:color w:val="345C85"/>
          <w:sz w:val="28"/>
          <w:szCs w:val="28"/>
          <w:lang w:eastAsia="zh-CN"/>
        </w:rPr>
        <w:t>部署拓扑原则</w:t>
      </w:r>
      <w:bookmarkEnd w:id="22"/>
    </w:p>
    <w:p w14:paraId="56F90670"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1．分栈部署、统一组网</w:t>
      </w:r>
    </w:p>
    <w:p w14:paraId="7766226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推荐按职责拆分为多个 Compose/容器栈（应用编排、缓存与对象存储、向量检索、模型推理等），通过受控内部网络互联。分栈的目的在于：</w:t>
      </w:r>
    </w:p>
    <w:p w14:paraId="2442BEAF" w14:textId="77777777" w:rsidR="00FD0F63"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推理资源与业务编排资源解耦，便于按算力独立扩容；</w:t>
      </w:r>
    </w:p>
    <w:p w14:paraId="2F99FD64" w14:textId="77777777" w:rsidR="00FD0F63"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检索与缓存故障域隔离，降低单点影响面；</w:t>
      </w:r>
    </w:p>
    <w:p w14:paraId="419AB98C" w14:textId="77777777" w:rsidR="00FD0F63"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便于后续按模块升级、替换与运维巡检。</w:t>
      </w:r>
    </w:p>
    <w:p w14:paraId="67CD0FFE"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2．单机可落地、架构可扩展</w:t>
      </w:r>
    </w:p>
    <w:p w14:paraId="20A2103C"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默认形态支持在单服务器（或少量服务器）上完成分层容器化部署，满足项目级交付；架构上保留向多节点扩展的空间（推理池水平扩展、检索与应用分离部署等），但不以分布式集群为最低交付前提。</w:t>
      </w:r>
    </w:p>
    <w:p w14:paraId="04559522"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3．无状态优先、有状态收敛</w:t>
      </w:r>
    </w:p>
    <w:p w14:paraId="558557DC" w14:textId="123E178D" w:rsidR="00FD0F63" w:rsidRDefault="00000000" w:rsidP="00953ADE">
      <w:pPr>
        <w:spacing w:after="0" w:line="360" w:lineRule="auto"/>
        <w:ind w:firstLineChars="200" w:firstLine="480"/>
        <w:jc w:val="both"/>
        <w:rPr>
          <w:rFonts w:hint="eastAsia"/>
          <w:sz w:val="24"/>
          <w:szCs w:val="24"/>
          <w:lang w:eastAsia="zh-CN"/>
        </w:rPr>
      </w:pPr>
      <w:r>
        <w:rPr>
          <w:rFonts w:hint="eastAsia"/>
          <w:sz w:val="24"/>
          <w:szCs w:val="24"/>
          <w:lang w:eastAsia="zh-CN"/>
        </w:rPr>
        <w:t>业务编排服务尽量保持无状态或弱状态，将会话、任务队列、向量索引、对象与成果等有状态能力收敛到明确的数据组件中，便于滚动升级与故障恢复。</w:t>
      </w:r>
    </w:p>
    <w:p w14:paraId="778877B3"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23" w:name="_Toc235116250"/>
      <w:r>
        <w:rPr>
          <w:rFonts w:ascii="黑体" w:eastAsia="黑体" w:hAnsi="黑体" w:hint="eastAsia"/>
          <w:color w:val="345C85"/>
          <w:sz w:val="28"/>
          <w:szCs w:val="28"/>
          <w:lang w:eastAsia="zh-CN"/>
        </w:rPr>
        <w:t>业务数据接入方式（部署视角）</w:t>
      </w:r>
      <w:bookmarkEnd w:id="23"/>
    </w:p>
    <w:p w14:paraId="40E34D04" w14:textId="55A9EF6F"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地面沉降监测业务数据（水准、G</w:t>
      </w:r>
      <w:r>
        <w:rPr>
          <w:rFonts w:hint="eastAsia"/>
          <w:sz w:val="24"/>
          <w:szCs w:val="24"/>
          <w:lang w:eastAsia="zh-CN"/>
        </w:rPr>
        <w:t>NSS</w:t>
      </w:r>
      <w:r>
        <w:rPr>
          <w:rFonts w:hint="eastAsia"/>
          <w:sz w:val="24"/>
          <w:szCs w:val="24"/>
          <w:lang w:eastAsia="zh-CN"/>
        </w:rPr>
        <w:t>、InSAR、地下水等）作为远端只读数据源接入，部署要求如下：</w:t>
      </w:r>
    </w:p>
    <w:p w14:paraId="6B0E7103" w14:textId="77777777" w:rsidR="00FD0F63"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不整库迁移：不在 AI 服务器侧建立业务库全量副本或定期全量同步作为主路径；</w:t>
      </w:r>
    </w:p>
    <w:p w14:paraId="241262C6" w14:textId="72FB5763" w:rsidR="00FD0F63"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按任务拉取：由NL2SQL/查询编排在具体问答或报告任务触发时发起只读查询；</w:t>
      </w:r>
    </w:p>
    <w:p w14:paraId="706401F2" w14:textId="77777777" w:rsidR="00FD0F63"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最小缓存：仅对当次任务必要结果进行短期缓存，缓存生命周期服务于会话/任务，不演化为第二业务库；</w:t>
      </w:r>
    </w:p>
    <w:p w14:paraId="47AB8DB6" w14:textId="77777777" w:rsidR="00FD0F63"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权限最小化：访问账号权限限定为只读，查询范围受元数据与规则约束。</w:t>
      </w:r>
    </w:p>
    <w:p w14:paraId="0BAE11C0"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该策略保证 AI 能力可使用业务数据，同时降低数据冗余、一致性风险与安全暴露面。</w:t>
      </w:r>
    </w:p>
    <w:p w14:paraId="2FEBACAC"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24" w:name="_Toc235116251"/>
      <w:r>
        <w:rPr>
          <w:rFonts w:ascii="黑体" w:eastAsia="黑体" w:hAnsi="黑体" w:hint="eastAsia"/>
          <w:color w:val="345C85"/>
          <w:sz w:val="28"/>
          <w:szCs w:val="28"/>
          <w:lang w:eastAsia="zh-CN"/>
        </w:rPr>
        <w:lastRenderedPageBreak/>
        <w:t>运行依赖关系（逻辑顺序）</w:t>
      </w:r>
      <w:bookmarkEnd w:id="24"/>
    </w:p>
    <w:p w14:paraId="2280750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从部署依赖角度，系统各栈的逻辑依赖关系为：</w:t>
      </w:r>
    </w:p>
    <w:p w14:paraId="3515BC3F" w14:textId="23494C33" w:rsidR="00FD0F63"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基础环境就绪：国产OS、容器运行时、NPU 驱动/运行时；</w:t>
      </w:r>
    </w:p>
    <w:p w14:paraId="1DE393A8" w14:textId="77777777" w:rsidR="00FD0F63"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数据与中间件就绪：缓存、对象存储、向量检索等；</w:t>
      </w:r>
    </w:p>
    <w:p w14:paraId="3EA4548B" w14:textId="54E2B9B0" w:rsidR="00FD0F63"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模型推理就绪：大语言模型及嵌入重排序服务可用；</w:t>
      </w:r>
    </w:p>
    <w:p w14:paraId="414C4165" w14:textId="77777777" w:rsidR="00FD0F63"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应用编排就绪：业务服务连接上述依赖后对外提供能力；</w:t>
      </w:r>
    </w:p>
    <w:p w14:paraId="2575A4EC" w14:textId="77777777" w:rsidR="00FD0F63"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远程业务库连通：只读网络通路与元数据配置完成，智能数据查询与报告中的数据段落方可完整可用。</w:t>
      </w:r>
    </w:p>
    <w:p w14:paraId="57CC5D1F"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其中，知识问答可主要依赖知识库与模型推理；监测数据查询与含数据结论的报告能力额外依赖远程业务库连通性。</w:t>
      </w:r>
    </w:p>
    <w:p w14:paraId="4196520E"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25" w:name="_Toc235116252"/>
      <w:r>
        <w:rPr>
          <w:rFonts w:ascii="黑体" w:eastAsia="黑体" w:hAnsi="黑体"/>
          <w:color w:val="1F4E79"/>
          <w:sz w:val="32"/>
          <w:lang w:eastAsia="zh-CN"/>
        </w:rPr>
        <w:t>服务器与软件部署方案</w:t>
      </w:r>
      <w:bookmarkEnd w:id="25"/>
    </w:p>
    <w:p w14:paraId="13AA415D" w14:textId="672D507C" w:rsidR="00FD0F63" w:rsidRDefault="00000000">
      <w:pPr>
        <w:spacing w:after="0" w:line="360" w:lineRule="auto"/>
        <w:ind w:firstLineChars="200" w:firstLine="480"/>
        <w:rPr>
          <w:rFonts w:hint="eastAsia"/>
          <w:sz w:val="24"/>
          <w:szCs w:val="24"/>
          <w:lang w:eastAsia="zh-CN"/>
        </w:rPr>
      </w:pPr>
      <w:r>
        <w:rPr>
          <w:sz w:val="24"/>
          <w:szCs w:val="24"/>
          <w:lang w:eastAsia="zh-CN"/>
        </w:rPr>
        <w:t>本项目AI能力部署于</w:t>
      </w:r>
      <w:r w:rsidR="00C92AD3">
        <w:rPr>
          <w:rFonts w:hint="eastAsia"/>
          <w:sz w:val="24"/>
          <w:szCs w:val="24"/>
          <w:lang w:eastAsia="zh-CN"/>
        </w:rPr>
        <w:t>政务云</w:t>
      </w:r>
      <w:r>
        <w:rPr>
          <w:sz w:val="24"/>
          <w:szCs w:val="24"/>
          <w:lang w:eastAsia="zh-CN"/>
        </w:rPr>
        <w:t>政务外网区单台专用服务器，采用“应用与推理一体化”方式承载AI应用服务、大模型推理、知识库与向量检索、报告生成及运维监控等组件。该服务器不承担生产业务数据库主库职责，不进行地面沉降监测业务数据的整库同步与落地，业务数据仍保留在六里桥侧既有系统，按受控只读方式跨区按需访问。</w:t>
      </w:r>
    </w:p>
    <w:p w14:paraId="3ED6ACAA"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26" w:name="_Toc235116253"/>
      <w:r>
        <w:rPr>
          <w:rFonts w:ascii="黑体" w:eastAsia="黑体" w:hAnsi="黑体"/>
          <w:color w:val="1F4E79"/>
          <w:sz w:val="30"/>
          <w:szCs w:val="30"/>
          <w:lang w:eastAsia="zh-CN"/>
        </w:rPr>
        <w:t>操作系统与运行环境</w:t>
      </w:r>
      <w:bookmarkEnd w:id="26"/>
    </w:p>
    <w:p w14:paraId="4CAADDD5" w14:textId="5A3F1F0F" w:rsidR="00FD0F63" w:rsidRDefault="00000000">
      <w:pPr>
        <w:spacing w:after="0" w:line="360" w:lineRule="auto"/>
        <w:ind w:firstLineChars="200" w:firstLine="480"/>
        <w:jc w:val="both"/>
        <w:rPr>
          <w:sz w:val="24"/>
          <w:szCs w:val="24"/>
          <w:lang w:eastAsia="zh-CN"/>
        </w:rPr>
      </w:pPr>
      <w:r>
        <w:rPr>
          <w:sz w:val="24"/>
          <w:szCs w:val="24"/>
          <w:lang w:eastAsia="zh-CN"/>
        </w:rPr>
        <w:t>操作系统采用银河麒麟高级服务器操作系统 V10 SP3，并与服务器实际 CPU 架构（ARM 或 C86）及 Atlas 300I Duo 加速卡驱动、固件、CANN、容器运行时等组件保持同一兼容矩阵，严禁跨版本随意混用。运行环境以国产操作系统为宿主机基座，通过容器化方式部署应用服务、中间件及模型推理相关组件，保障系统在政务外网环境下的稳定性、可维护性与安全合规要求</w:t>
      </w:r>
      <w:r>
        <w:rPr>
          <w:rFonts w:hint="eastAsia"/>
          <w:sz w:val="24"/>
          <w:szCs w:val="24"/>
          <w:lang w:eastAsia="zh-CN"/>
        </w:rPr>
        <w:t>。具体部署和运行要求如下表4-1</w:t>
      </w:r>
    </w:p>
    <w:p w14:paraId="54A49137" w14:textId="02D16AC9" w:rsidR="00B80723" w:rsidRDefault="00B80723" w:rsidP="00FD6A98">
      <w:pPr>
        <w:pStyle w:val="a7"/>
        <w:spacing w:after="0"/>
        <w:ind w:firstLineChars="200" w:firstLine="482"/>
        <w:jc w:val="center"/>
        <w:rPr>
          <w:rFonts w:hint="eastAsia"/>
          <w:sz w:val="24"/>
          <w:szCs w:val="24"/>
          <w:lang w:eastAsia="zh-CN"/>
        </w:rPr>
      </w:pPr>
      <w:r>
        <w:rPr>
          <w:rFonts w:hint="eastAsia"/>
          <w:sz w:val="24"/>
          <w:szCs w:val="24"/>
          <w:lang w:eastAsia="zh-CN"/>
        </w:rPr>
        <w:t>表4-1</w:t>
      </w:r>
      <w:r>
        <w:rPr>
          <w:rFonts w:hint="eastAsia"/>
          <w:sz w:val="24"/>
          <w:szCs w:val="24"/>
          <w:lang w:eastAsia="zh-CN"/>
        </w:rPr>
        <w:t xml:space="preserve"> 操作系统与运行环境</w:t>
      </w:r>
    </w:p>
    <w:tbl>
      <w:tblPr>
        <w:tblStyle w:val="afe"/>
        <w:tblW w:w="9832" w:type="dxa"/>
        <w:jc w:val="center"/>
        <w:tblLayout w:type="fixed"/>
        <w:tblLook w:val="04A0" w:firstRow="1" w:lastRow="0" w:firstColumn="1" w:lastColumn="0" w:noHBand="0" w:noVBand="1"/>
      </w:tblPr>
      <w:tblGrid>
        <w:gridCol w:w="1872"/>
        <w:gridCol w:w="3816"/>
        <w:gridCol w:w="4144"/>
      </w:tblGrid>
      <w:tr w:rsidR="00FD0F63" w14:paraId="744E31B7" w14:textId="77777777">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20D19AE" w14:textId="77777777" w:rsidR="00FD0F63" w:rsidRDefault="00000000">
            <w:pPr>
              <w:spacing w:before="20" w:after="20" w:line="264" w:lineRule="auto"/>
              <w:jc w:val="center"/>
              <w:rPr>
                <w:rFonts w:hint="eastAsia"/>
                <w:sz w:val="24"/>
                <w:szCs w:val="24"/>
              </w:rPr>
            </w:pPr>
            <w:bookmarkStart w:id="27" w:name="OLE_LINK47"/>
            <w:r>
              <w:rPr>
                <w:b/>
                <w:color w:val="FFFFFF"/>
                <w:sz w:val="24"/>
                <w:szCs w:val="24"/>
              </w:rPr>
              <w:t>类别</w:t>
            </w:r>
          </w:p>
        </w:tc>
        <w:tc>
          <w:tcPr>
            <w:tcW w:w="38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B9F183A" w14:textId="77777777" w:rsidR="00FD0F63" w:rsidRDefault="00000000">
            <w:pPr>
              <w:spacing w:before="20" w:after="20" w:line="264" w:lineRule="auto"/>
              <w:jc w:val="center"/>
              <w:rPr>
                <w:rFonts w:hint="eastAsia"/>
                <w:sz w:val="24"/>
                <w:szCs w:val="24"/>
              </w:rPr>
            </w:pPr>
            <w:r>
              <w:rPr>
                <w:b/>
                <w:color w:val="FFFFFF"/>
                <w:sz w:val="24"/>
                <w:szCs w:val="24"/>
              </w:rPr>
              <w:t>建议组件</w:t>
            </w:r>
          </w:p>
        </w:tc>
        <w:tc>
          <w:tcPr>
            <w:tcW w:w="41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171581E" w14:textId="77777777" w:rsidR="00FD0F63" w:rsidRDefault="00000000">
            <w:pPr>
              <w:spacing w:before="20" w:after="20" w:line="264" w:lineRule="auto"/>
              <w:jc w:val="center"/>
              <w:rPr>
                <w:rFonts w:hint="eastAsia"/>
                <w:sz w:val="24"/>
                <w:szCs w:val="24"/>
              </w:rPr>
            </w:pPr>
            <w:r>
              <w:rPr>
                <w:b/>
                <w:color w:val="FFFFFF"/>
                <w:sz w:val="24"/>
                <w:szCs w:val="24"/>
              </w:rPr>
              <w:t>部署要求</w:t>
            </w:r>
          </w:p>
        </w:tc>
      </w:tr>
      <w:tr w:rsidR="00FD0F63" w14:paraId="63228C44"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76D629DF" w14:textId="77777777" w:rsidR="00FD0F63" w:rsidRDefault="00000000">
            <w:pPr>
              <w:spacing w:after="0" w:line="269" w:lineRule="auto"/>
              <w:jc w:val="both"/>
              <w:rPr>
                <w:rFonts w:hint="eastAsia"/>
                <w:sz w:val="24"/>
                <w:szCs w:val="24"/>
              </w:rPr>
            </w:pPr>
            <w:r>
              <w:rPr>
                <w:sz w:val="24"/>
                <w:szCs w:val="24"/>
              </w:rPr>
              <w:t>操作系统</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11114713" w14:textId="77777777" w:rsidR="00FD0F63" w:rsidRDefault="00000000">
            <w:pPr>
              <w:spacing w:after="0" w:line="269" w:lineRule="auto"/>
              <w:jc w:val="both"/>
              <w:rPr>
                <w:rFonts w:hint="eastAsia"/>
                <w:sz w:val="24"/>
                <w:szCs w:val="24"/>
                <w:lang w:eastAsia="zh-CN"/>
              </w:rPr>
            </w:pPr>
            <w:bookmarkStart w:id="28" w:name="OLE_LINK37"/>
            <w:r>
              <w:rPr>
                <w:rFonts w:hint="eastAsia"/>
                <w:sz w:val="24"/>
                <w:szCs w:val="24"/>
                <w:lang w:eastAsia="zh-CN"/>
              </w:rPr>
              <w:t>kylin V10 SP3</w:t>
            </w:r>
            <w:bookmarkEnd w:id="28"/>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5EE06F81" w14:textId="77777777" w:rsidR="00FD0F63" w:rsidRDefault="00000000">
            <w:pPr>
              <w:spacing w:after="0" w:line="269" w:lineRule="auto"/>
              <w:jc w:val="both"/>
              <w:rPr>
                <w:rFonts w:hint="eastAsia"/>
                <w:sz w:val="24"/>
                <w:szCs w:val="24"/>
                <w:lang w:eastAsia="zh-CN"/>
              </w:rPr>
            </w:pPr>
            <w:r>
              <w:rPr>
                <w:sz w:val="24"/>
                <w:szCs w:val="24"/>
                <w:lang w:eastAsia="zh-CN"/>
              </w:rPr>
              <w:t>依据CPU架构选择安装包；关闭非必要服务，启用时间同步、审计、日志轮转和安全基线。</w:t>
            </w:r>
          </w:p>
        </w:tc>
      </w:tr>
      <w:tr w:rsidR="00FD0F63" w14:paraId="08C63DAF"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F6BF5D4" w14:textId="77777777" w:rsidR="00FD0F63" w:rsidRDefault="00000000">
            <w:pPr>
              <w:spacing w:after="0" w:line="269" w:lineRule="auto"/>
              <w:jc w:val="both"/>
              <w:rPr>
                <w:rFonts w:hint="eastAsia"/>
                <w:sz w:val="24"/>
                <w:szCs w:val="24"/>
              </w:rPr>
            </w:pPr>
            <w:r>
              <w:rPr>
                <w:sz w:val="24"/>
                <w:szCs w:val="24"/>
              </w:rPr>
              <w:lastRenderedPageBreak/>
              <w:t>容器运行时</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2BC299C9" w14:textId="77777777" w:rsidR="00FD0F63" w:rsidRDefault="00000000">
            <w:pPr>
              <w:spacing w:after="0" w:line="269" w:lineRule="auto"/>
              <w:jc w:val="both"/>
              <w:rPr>
                <w:rFonts w:hint="eastAsia"/>
                <w:sz w:val="24"/>
                <w:szCs w:val="24"/>
              </w:rPr>
            </w:pPr>
            <w:r>
              <w:rPr>
                <w:sz w:val="24"/>
                <w:szCs w:val="24"/>
              </w:rPr>
              <w:t>Docker/Containerd + Ascend Docker Runtime。</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39290B4" w14:textId="77777777" w:rsidR="00FD0F63" w:rsidRDefault="00000000">
            <w:pPr>
              <w:spacing w:after="0" w:line="269" w:lineRule="auto"/>
              <w:jc w:val="both"/>
              <w:rPr>
                <w:rFonts w:hint="eastAsia"/>
                <w:sz w:val="24"/>
                <w:szCs w:val="24"/>
                <w:lang w:eastAsia="zh-CN"/>
              </w:rPr>
            </w:pPr>
            <w:r>
              <w:rPr>
                <w:sz w:val="24"/>
                <w:szCs w:val="24"/>
                <w:lang w:eastAsia="zh-CN"/>
              </w:rPr>
              <w:t>所有应用服务采用容器部署；NPU设备以受控方式挂载到模型</w:t>
            </w:r>
            <w:r>
              <w:rPr>
                <w:rFonts w:hint="eastAsia"/>
                <w:sz w:val="24"/>
                <w:szCs w:val="24"/>
                <w:lang w:eastAsia="zh-CN"/>
              </w:rPr>
              <w:t>及应用</w:t>
            </w:r>
            <w:r>
              <w:rPr>
                <w:sz w:val="24"/>
                <w:szCs w:val="24"/>
                <w:lang w:eastAsia="zh-CN"/>
              </w:rPr>
              <w:t>容器。</w:t>
            </w:r>
          </w:p>
        </w:tc>
      </w:tr>
      <w:tr w:rsidR="00FD0F63" w14:paraId="32ECC820"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8391274" w14:textId="77777777" w:rsidR="00FD0F63" w:rsidRDefault="00000000">
            <w:pPr>
              <w:spacing w:after="0" w:line="269" w:lineRule="auto"/>
              <w:jc w:val="both"/>
              <w:rPr>
                <w:rFonts w:hint="eastAsia"/>
                <w:sz w:val="24"/>
                <w:szCs w:val="24"/>
              </w:rPr>
            </w:pPr>
            <w:r>
              <w:rPr>
                <w:sz w:val="24"/>
                <w:szCs w:val="24"/>
              </w:rPr>
              <w:t>模型服务</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0085C89B" w14:textId="77777777" w:rsidR="00FD0F63" w:rsidRDefault="00000000">
            <w:pPr>
              <w:spacing w:after="0" w:line="269" w:lineRule="auto"/>
              <w:jc w:val="both"/>
              <w:rPr>
                <w:rFonts w:hint="eastAsia"/>
                <w:sz w:val="24"/>
                <w:szCs w:val="24"/>
              </w:rPr>
            </w:pPr>
            <w:r>
              <w:rPr>
                <w:sz w:val="24"/>
                <w:szCs w:val="24"/>
              </w:rPr>
              <w:t>MindIE Service / 与设备兼容的官方推理服务。</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276D9B55" w14:textId="77777777" w:rsidR="00FD0F63" w:rsidRDefault="00000000">
            <w:pPr>
              <w:spacing w:after="0" w:line="269" w:lineRule="auto"/>
              <w:jc w:val="both"/>
              <w:rPr>
                <w:rFonts w:hint="eastAsia"/>
                <w:sz w:val="24"/>
                <w:szCs w:val="24"/>
                <w:lang w:eastAsia="zh-CN"/>
              </w:rPr>
            </w:pPr>
            <w:r>
              <w:rPr>
                <w:sz w:val="24"/>
                <w:szCs w:val="24"/>
                <w:lang w:eastAsia="zh-CN"/>
              </w:rPr>
              <w:t>提供统一HTTP接口、模型健康检查、并发队列和超时控制。</w:t>
            </w:r>
          </w:p>
        </w:tc>
      </w:tr>
      <w:tr w:rsidR="00FD0F63" w14:paraId="573D3A5A"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0C6341A" w14:textId="77777777" w:rsidR="00FD0F63" w:rsidRDefault="00000000">
            <w:pPr>
              <w:spacing w:after="0" w:line="269" w:lineRule="auto"/>
              <w:jc w:val="both"/>
              <w:rPr>
                <w:rFonts w:hint="eastAsia"/>
                <w:sz w:val="24"/>
                <w:szCs w:val="24"/>
              </w:rPr>
            </w:pPr>
            <w:r>
              <w:rPr>
                <w:sz w:val="24"/>
                <w:szCs w:val="24"/>
              </w:rPr>
              <w:t>向量与检索服务</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0EC99BAF" w14:textId="77777777" w:rsidR="00FD0F63" w:rsidRDefault="00000000">
            <w:pPr>
              <w:spacing w:after="0" w:line="269" w:lineRule="auto"/>
              <w:jc w:val="both"/>
              <w:rPr>
                <w:rFonts w:hint="eastAsia"/>
                <w:sz w:val="24"/>
                <w:szCs w:val="24"/>
                <w:lang w:eastAsia="zh-CN"/>
              </w:rPr>
            </w:pPr>
            <w:r>
              <w:rPr>
                <w:rFonts w:hint="eastAsia"/>
                <w:sz w:val="24"/>
                <w:szCs w:val="24"/>
                <w:lang w:eastAsia="zh-CN"/>
              </w:rPr>
              <w:t>EasySearch</w:t>
            </w:r>
            <w:r>
              <w:rPr>
                <w:sz w:val="24"/>
                <w:szCs w:val="24"/>
                <w:lang w:eastAsia="zh-CN"/>
              </w:rPr>
              <w:t>或等效国产化兼容向量</w:t>
            </w:r>
            <w:r>
              <w:rPr>
                <w:rFonts w:hint="eastAsia"/>
                <w:sz w:val="24"/>
                <w:szCs w:val="24"/>
                <w:lang w:eastAsia="zh-CN"/>
              </w:rPr>
              <w:t>及全文</w:t>
            </w:r>
            <w:r>
              <w:rPr>
                <w:sz w:val="24"/>
                <w:szCs w:val="24"/>
                <w:lang w:eastAsia="zh-CN"/>
              </w:rPr>
              <w:t>数据库；HNSW索引。</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7663647" w14:textId="77777777" w:rsidR="00FD0F63" w:rsidRDefault="00000000">
            <w:pPr>
              <w:spacing w:after="0" w:line="269" w:lineRule="auto"/>
              <w:jc w:val="both"/>
              <w:rPr>
                <w:rFonts w:hint="eastAsia"/>
                <w:sz w:val="24"/>
                <w:szCs w:val="24"/>
                <w:lang w:eastAsia="zh-CN"/>
              </w:rPr>
            </w:pPr>
            <w:r>
              <w:rPr>
                <w:sz w:val="24"/>
                <w:szCs w:val="24"/>
                <w:lang w:eastAsia="zh-CN"/>
              </w:rPr>
              <w:t>支持768维向量、混合检索、索引持久化、定期快照。</w:t>
            </w:r>
          </w:p>
        </w:tc>
      </w:tr>
      <w:tr w:rsidR="00FD0F63" w14:paraId="022EF93F"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62F4727F" w14:textId="77777777" w:rsidR="00FD0F63" w:rsidRDefault="00000000">
            <w:pPr>
              <w:spacing w:after="0" w:line="269" w:lineRule="auto"/>
              <w:jc w:val="both"/>
              <w:rPr>
                <w:rFonts w:hint="eastAsia"/>
                <w:sz w:val="24"/>
                <w:szCs w:val="24"/>
              </w:rPr>
            </w:pPr>
            <w:r>
              <w:rPr>
                <w:sz w:val="24"/>
                <w:szCs w:val="24"/>
              </w:rPr>
              <w:t>业务元数据</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56D9703D" w14:textId="77777777" w:rsidR="00FD0F63" w:rsidRDefault="00000000">
            <w:pPr>
              <w:spacing w:after="0" w:line="269" w:lineRule="auto"/>
              <w:jc w:val="both"/>
              <w:rPr>
                <w:rFonts w:hint="eastAsia"/>
                <w:sz w:val="24"/>
                <w:szCs w:val="24"/>
              </w:rPr>
            </w:pPr>
            <w:r>
              <w:rPr>
                <w:sz w:val="24"/>
                <w:szCs w:val="24"/>
              </w:rPr>
              <w:t>PostgreSQL/国产兼容数据库。</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6EB3C8E5" w14:textId="77777777" w:rsidR="00FD0F63" w:rsidRDefault="00000000">
            <w:pPr>
              <w:spacing w:after="0" w:line="269" w:lineRule="auto"/>
              <w:jc w:val="both"/>
              <w:rPr>
                <w:rFonts w:hint="eastAsia"/>
                <w:sz w:val="24"/>
                <w:szCs w:val="24"/>
                <w:lang w:eastAsia="zh-CN"/>
              </w:rPr>
            </w:pPr>
            <w:r>
              <w:rPr>
                <w:sz w:val="24"/>
                <w:szCs w:val="24"/>
                <w:lang w:eastAsia="zh-CN"/>
              </w:rPr>
              <w:t>存储用户会话、知识库元数据、模板配置、任务记录和审计索引。</w:t>
            </w:r>
          </w:p>
        </w:tc>
      </w:tr>
      <w:tr w:rsidR="00FD0F63" w14:paraId="1FA2A6EB"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5F1CA9B2" w14:textId="77777777" w:rsidR="00FD0F63" w:rsidRDefault="00000000">
            <w:pPr>
              <w:spacing w:after="0" w:line="269" w:lineRule="auto"/>
              <w:jc w:val="both"/>
              <w:rPr>
                <w:rFonts w:hint="eastAsia"/>
                <w:sz w:val="24"/>
                <w:szCs w:val="24"/>
              </w:rPr>
            </w:pPr>
            <w:r>
              <w:rPr>
                <w:sz w:val="24"/>
                <w:szCs w:val="24"/>
              </w:rPr>
              <w:t>缓存与队列</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69A6FA44" w14:textId="77777777" w:rsidR="00FD0F63" w:rsidRDefault="00000000">
            <w:pPr>
              <w:spacing w:after="0" w:line="269" w:lineRule="auto"/>
              <w:jc w:val="both"/>
              <w:rPr>
                <w:rFonts w:hint="eastAsia"/>
                <w:sz w:val="24"/>
                <w:szCs w:val="24"/>
                <w:lang w:eastAsia="zh-CN"/>
              </w:rPr>
            </w:pPr>
            <w:r>
              <w:rPr>
                <w:sz w:val="24"/>
                <w:szCs w:val="24"/>
                <w:lang w:eastAsia="zh-CN"/>
              </w:rPr>
              <w:t>Redis、任务队列服务。</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45DBE310" w14:textId="77777777" w:rsidR="00FD0F63" w:rsidRDefault="00000000">
            <w:pPr>
              <w:spacing w:after="0" w:line="269" w:lineRule="auto"/>
              <w:jc w:val="both"/>
              <w:rPr>
                <w:rFonts w:hint="eastAsia"/>
                <w:sz w:val="24"/>
                <w:szCs w:val="24"/>
                <w:lang w:eastAsia="zh-CN"/>
              </w:rPr>
            </w:pPr>
            <w:r>
              <w:rPr>
                <w:sz w:val="24"/>
                <w:szCs w:val="24"/>
                <w:lang w:eastAsia="zh-CN"/>
              </w:rPr>
              <w:t>用于会话短缓存、限流、异步报告任务和失败重试；设置TTL与容量上限。</w:t>
            </w:r>
          </w:p>
        </w:tc>
      </w:tr>
      <w:tr w:rsidR="00FD0F63" w14:paraId="4C17F28C"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DEA5180" w14:textId="77777777" w:rsidR="00FD0F63" w:rsidRDefault="00000000">
            <w:pPr>
              <w:spacing w:after="0" w:line="269" w:lineRule="auto"/>
              <w:jc w:val="both"/>
              <w:rPr>
                <w:rFonts w:hint="eastAsia"/>
                <w:sz w:val="24"/>
                <w:szCs w:val="24"/>
              </w:rPr>
            </w:pPr>
            <w:r>
              <w:rPr>
                <w:sz w:val="24"/>
                <w:szCs w:val="24"/>
              </w:rPr>
              <w:t>文档与报告</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614563F4" w14:textId="77777777" w:rsidR="00FD0F63" w:rsidRDefault="00000000">
            <w:pPr>
              <w:spacing w:after="0" w:line="269" w:lineRule="auto"/>
              <w:jc w:val="both"/>
              <w:rPr>
                <w:rFonts w:hint="eastAsia"/>
                <w:sz w:val="24"/>
                <w:szCs w:val="24"/>
              </w:rPr>
            </w:pPr>
            <w:r>
              <w:rPr>
                <w:sz w:val="24"/>
                <w:szCs w:val="24"/>
              </w:rPr>
              <w:t>Office模板引擎、PDF转换组件、受控文件服务。</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3E187A48" w14:textId="77777777" w:rsidR="00FD0F63" w:rsidRDefault="00000000">
            <w:pPr>
              <w:spacing w:after="0" w:line="269" w:lineRule="auto"/>
              <w:jc w:val="both"/>
              <w:rPr>
                <w:rFonts w:hint="eastAsia"/>
                <w:sz w:val="24"/>
                <w:szCs w:val="24"/>
                <w:lang w:eastAsia="zh-CN"/>
              </w:rPr>
            </w:pPr>
            <w:r>
              <w:rPr>
                <w:sz w:val="24"/>
                <w:szCs w:val="24"/>
                <w:lang w:eastAsia="zh-CN"/>
              </w:rPr>
              <w:t>支持docx/PDF输出；模板和成果按版本归档。</w:t>
            </w:r>
          </w:p>
        </w:tc>
      </w:tr>
      <w:tr w:rsidR="00FD0F63" w14:paraId="5A570A0E"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DC0CF42" w14:textId="77777777" w:rsidR="00FD0F63" w:rsidRDefault="00000000">
            <w:pPr>
              <w:spacing w:after="0" w:line="269" w:lineRule="auto"/>
              <w:jc w:val="both"/>
              <w:rPr>
                <w:rFonts w:hint="eastAsia"/>
                <w:sz w:val="24"/>
                <w:szCs w:val="24"/>
              </w:rPr>
            </w:pPr>
            <w:r>
              <w:rPr>
                <w:sz w:val="24"/>
                <w:szCs w:val="24"/>
              </w:rPr>
              <w:t>运维监控</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78DBEE1D" w14:textId="77777777" w:rsidR="00FD0F63" w:rsidRDefault="00000000">
            <w:pPr>
              <w:spacing w:after="0" w:line="269" w:lineRule="auto"/>
              <w:jc w:val="both"/>
              <w:rPr>
                <w:rFonts w:hint="eastAsia"/>
                <w:sz w:val="24"/>
                <w:szCs w:val="24"/>
              </w:rPr>
            </w:pPr>
            <w:r>
              <w:rPr>
                <w:sz w:val="24"/>
                <w:szCs w:val="24"/>
              </w:rPr>
              <w:t>Prometheus/监控代理、日志采集、NPU状态采集。</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284AD841" w14:textId="77777777" w:rsidR="00FD0F63" w:rsidRDefault="00000000">
            <w:pPr>
              <w:spacing w:after="0" w:line="269" w:lineRule="auto"/>
              <w:jc w:val="both"/>
              <w:rPr>
                <w:rFonts w:hint="eastAsia"/>
                <w:sz w:val="24"/>
                <w:szCs w:val="24"/>
                <w:lang w:eastAsia="zh-CN"/>
              </w:rPr>
            </w:pPr>
            <w:r>
              <w:rPr>
                <w:sz w:val="24"/>
                <w:szCs w:val="24"/>
                <w:lang w:eastAsia="zh-CN"/>
              </w:rPr>
              <w:t>监控CPU、内存、磁盘、NPU、容器、接口、任务队列、数据库连接。</w:t>
            </w:r>
          </w:p>
        </w:tc>
      </w:tr>
    </w:tbl>
    <w:p w14:paraId="52568AD3"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29" w:name="_Toc235116254"/>
      <w:bookmarkEnd w:id="27"/>
      <w:r>
        <w:rPr>
          <w:rFonts w:ascii="黑体" w:eastAsia="黑体" w:hAnsi="黑体"/>
          <w:color w:val="1F4E79"/>
          <w:sz w:val="30"/>
          <w:szCs w:val="30"/>
          <w:lang w:eastAsia="zh-CN"/>
        </w:rPr>
        <w:t>本地存储规划</w:t>
      </w:r>
      <w:bookmarkEnd w:id="29"/>
    </w:p>
    <w:p w14:paraId="75D24BDD" w14:textId="6E5D5D2F" w:rsidR="00FD0F63" w:rsidRDefault="00000000">
      <w:pPr>
        <w:spacing w:after="0" w:line="360" w:lineRule="auto"/>
        <w:ind w:firstLineChars="200" w:firstLine="480"/>
        <w:rPr>
          <w:sz w:val="24"/>
          <w:szCs w:val="24"/>
          <w:lang w:eastAsia="zh-CN"/>
        </w:rPr>
      </w:pPr>
      <w:r>
        <w:rPr>
          <w:sz w:val="24"/>
          <w:szCs w:val="24"/>
          <w:lang w:eastAsia="zh-CN"/>
        </w:rPr>
        <w:t>结合本项目480GB SSD×2、600GB SAS×2 及 HBA 卡×2 的存储配置，本地存储按“系统运行与业务数据分卷、高频读写与持久化数据分介质”进行规划。SSD 用于操作系统、容器、应用及模型配置等；SAS 用于元数据、向量索引、报告成果、日志及备份暂存等。磁盘建议采用 RAID1 或等效镜像保护；阵列实现方式结合 HBA 实际能力确定。本地仅保留必要运行与近期副本，归档与长期备份对接甲方备份体系。具体划分见下表</w:t>
      </w:r>
      <w:r>
        <w:rPr>
          <w:rFonts w:hint="eastAsia"/>
          <w:sz w:val="24"/>
          <w:szCs w:val="24"/>
          <w:lang w:eastAsia="zh-CN"/>
        </w:rPr>
        <w:t>4-2</w:t>
      </w:r>
      <w:r>
        <w:rPr>
          <w:sz w:val="24"/>
          <w:szCs w:val="24"/>
          <w:lang w:eastAsia="zh-CN"/>
        </w:rPr>
        <w:t>。</w:t>
      </w:r>
    </w:p>
    <w:p w14:paraId="2B62B1BA" w14:textId="0AA05EB4" w:rsidR="00CF3850" w:rsidRDefault="00CF3850" w:rsidP="00FD6A98">
      <w:pPr>
        <w:pStyle w:val="a7"/>
        <w:spacing w:after="0"/>
        <w:ind w:firstLineChars="200" w:firstLine="482"/>
        <w:jc w:val="center"/>
        <w:rPr>
          <w:rFonts w:hint="eastAsia"/>
          <w:sz w:val="24"/>
          <w:szCs w:val="24"/>
          <w:lang w:eastAsia="zh-CN"/>
        </w:rPr>
      </w:pPr>
      <w:r>
        <w:rPr>
          <w:rFonts w:hint="eastAsia"/>
          <w:sz w:val="24"/>
          <w:szCs w:val="24"/>
          <w:lang w:eastAsia="zh-CN"/>
        </w:rPr>
        <w:t>表4-2</w:t>
      </w:r>
      <w:r>
        <w:rPr>
          <w:rFonts w:hint="eastAsia"/>
          <w:sz w:val="24"/>
          <w:szCs w:val="24"/>
          <w:lang w:eastAsia="zh-CN"/>
        </w:rPr>
        <w:t xml:space="preserve"> 存储规划</w:t>
      </w:r>
    </w:p>
    <w:tbl>
      <w:tblPr>
        <w:tblStyle w:val="afe"/>
        <w:tblW w:w="9857" w:type="dxa"/>
        <w:jc w:val="center"/>
        <w:tblLayout w:type="fixed"/>
        <w:tblLook w:val="04A0" w:firstRow="1" w:lastRow="0" w:firstColumn="1" w:lastColumn="0" w:noHBand="0" w:noVBand="1"/>
      </w:tblPr>
      <w:tblGrid>
        <w:gridCol w:w="2088"/>
        <w:gridCol w:w="2088"/>
        <w:gridCol w:w="3370"/>
        <w:gridCol w:w="2311"/>
      </w:tblGrid>
      <w:tr w:rsidR="00FD0F63" w14:paraId="52709B75" w14:textId="77777777">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D189A44" w14:textId="77777777" w:rsidR="00FD0F63" w:rsidRDefault="00000000">
            <w:pPr>
              <w:spacing w:before="20" w:after="20" w:line="264" w:lineRule="auto"/>
              <w:jc w:val="center"/>
              <w:rPr>
                <w:rFonts w:hint="eastAsia"/>
                <w:sz w:val="24"/>
                <w:szCs w:val="24"/>
              </w:rPr>
            </w:pPr>
            <w:r>
              <w:rPr>
                <w:b/>
                <w:color w:val="FFFFFF"/>
                <w:sz w:val="24"/>
                <w:szCs w:val="24"/>
              </w:rPr>
              <w:t>逻辑卷/目录</w:t>
            </w:r>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3E305D6" w14:textId="77777777" w:rsidR="00FD0F63" w:rsidRDefault="00000000">
            <w:pPr>
              <w:spacing w:before="20" w:after="20" w:line="264" w:lineRule="auto"/>
              <w:jc w:val="center"/>
              <w:rPr>
                <w:rFonts w:hint="eastAsia"/>
                <w:sz w:val="24"/>
                <w:szCs w:val="24"/>
              </w:rPr>
            </w:pPr>
            <w:r>
              <w:rPr>
                <w:b/>
                <w:color w:val="FFFFFF"/>
                <w:sz w:val="24"/>
                <w:szCs w:val="24"/>
              </w:rPr>
              <w:t>建议介质</w:t>
            </w:r>
          </w:p>
        </w:tc>
        <w:tc>
          <w:tcPr>
            <w:tcW w:w="33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63A223" w14:textId="77777777" w:rsidR="00FD0F63" w:rsidRDefault="00000000">
            <w:pPr>
              <w:spacing w:before="20" w:after="20" w:line="264" w:lineRule="auto"/>
              <w:jc w:val="center"/>
              <w:rPr>
                <w:rFonts w:hint="eastAsia"/>
                <w:sz w:val="24"/>
                <w:szCs w:val="24"/>
              </w:rPr>
            </w:pPr>
            <w:r>
              <w:rPr>
                <w:b/>
                <w:color w:val="FFFFFF"/>
                <w:sz w:val="24"/>
                <w:szCs w:val="24"/>
              </w:rPr>
              <w:t>建议容量与用途</w:t>
            </w:r>
          </w:p>
        </w:tc>
        <w:tc>
          <w:tcPr>
            <w:tcW w:w="23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4FBF75" w14:textId="77777777" w:rsidR="00FD0F63" w:rsidRDefault="00000000">
            <w:pPr>
              <w:spacing w:before="20" w:after="20" w:line="264" w:lineRule="auto"/>
              <w:jc w:val="center"/>
              <w:rPr>
                <w:rFonts w:hint="eastAsia"/>
                <w:sz w:val="24"/>
                <w:szCs w:val="24"/>
              </w:rPr>
            </w:pPr>
            <w:r>
              <w:rPr>
                <w:b/>
                <w:color w:val="FFFFFF"/>
                <w:sz w:val="24"/>
                <w:szCs w:val="24"/>
              </w:rPr>
              <w:t>管理策略</w:t>
            </w:r>
          </w:p>
        </w:tc>
      </w:tr>
      <w:tr w:rsidR="00FD0F63" w14:paraId="63360EA4"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4508BAEF" w14:textId="77777777" w:rsidR="00FD0F63" w:rsidRDefault="00000000">
            <w:pPr>
              <w:spacing w:after="0" w:line="269" w:lineRule="auto"/>
              <w:jc w:val="both"/>
              <w:rPr>
                <w:rFonts w:hint="eastAsia"/>
                <w:sz w:val="24"/>
                <w:szCs w:val="24"/>
              </w:rPr>
            </w:pPr>
            <w:r>
              <w:rPr>
                <w:sz w:val="24"/>
                <w:szCs w:val="24"/>
              </w:rPr>
              <w:t>系统与容器卷</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F83E15" w14:textId="77777777" w:rsidR="00FD0F63" w:rsidRDefault="00000000">
            <w:pPr>
              <w:spacing w:after="0" w:line="269" w:lineRule="auto"/>
              <w:jc w:val="both"/>
              <w:rPr>
                <w:rFonts w:hint="eastAsia"/>
                <w:sz w:val="24"/>
                <w:szCs w:val="24"/>
              </w:rPr>
            </w:pPr>
            <w:r>
              <w:rPr>
                <w:sz w:val="24"/>
                <w:szCs w:val="24"/>
              </w:rPr>
              <w:t>480GB SSD镜像卷</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2072B4FA" w14:textId="77777777" w:rsidR="00FD0F63" w:rsidRDefault="00000000">
            <w:pPr>
              <w:spacing w:after="0" w:line="269" w:lineRule="auto"/>
              <w:jc w:val="both"/>
              <w:rPr>
                <w:rFonts w:hint="eastAsia"/>
                <w:sz w:val="24"/>
                <w:szCs w:val="24"/>
                <w:lang w:eastAsia="zh-CN"/>
              </w:rPr>
            </w:pPr>
            <w:r>
              <w:rPr>
                <w:sz w:val="24"/>
                <w:szCs w:val="24"/>
                <w:lang w:eastAsia="zh-CN"/>
              </w:rPr>
              <w:t>操作系统、容器镜像、应用程序、模型配置、临时缓存。</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6B958C58" w14:textId="77777777" w:rsidR="00FD0F63" w:rsidRDefault="00000000">
            <w:pPr>
              <w:spacing w:after="0" w:line="269" w:lineRule="auto"/>
              <w:jc w:val="both"/>
              <w:rPr>
                <w:rFonts w:hint="eastAsia"/>
                <w:sz w:val="24"/>
                <w:szCs w:val="24"/>
                <w:lang w:eastAsia="zh-CN"/>
              </w:rPr>
            </w:pPr>
            <w:r>
              <w:rPr>
                <w:sz w:val="24"/>
                <w:szCs w:val="24"/>
                <w:lang w:eastAsia="zh-CN"/>
              </w:rPr>
              <w:t>启用RAID1或等效镜像；每周检查SMART/阵列状态。</w:t>
            </w:r>
          </w:p>
        </w:tc>
      </w:tr>
      <w:tr w:rsidR="00FD0F63" w14:paraId="2E6C29A7"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BDCA164" w14:textId="77777777" w:rsidR="00FD0F63" w:rsidRDefault="00000000">
            <w:pPr>
              <w:spacing w:after="0" w:line="269" w:lineRule="auto"/>
              <w:jc w:val="both"/>
              <w:rPr>
                <w:rFonts w:hint="eastAsia"/>
                <w:sz w:val="24"/>
                <w:szCs w:val="24"/>
              </w:rPr>
            </w:pPr>
            <w:r>
              <w:rPr>
                <w:sz w:val="24"/>
                <w:szCs w:val="24"/>
              </w:rPr>
              <w:t>数据与索引卷</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4A283DD0" w14:textId="77777777" w:rsidR="00FD0F63" w:rsidRDefault="00000000">
            <w:pPr>
              <w:spacing w:after="0" w:line="269" w:lineRule="auto"/>
              <w:jc w:val="both"/>
              <w:rPr>
                <w:rFonts w:hint="eastAsia"/>
                <w:sz w:val="24"/>
                <w:szCs w:val="24"/>
              </w:rPr>
            </w:pPr>
            <w:r>
              <w:rPr>
                <w:sz w:val="24"/>
                <w:szCs w:val="24"/>
              </w:rPr>
              <w:t>600GB SAS镜像卷</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04D82F28" w14:textId="77777777" w:rsidR="00FD0F63" w:rsidRDefault="00000000">
            <w:pPr>
              <w:spacing w:after="0" w:line="269" w:lineRule="auto"/>
              <w:jc w:val="both"/>
              <w:rPr>
                <w:rFonts w:hint="eastAsia"/>
                <w:sz w:val="24"/>
                <w:szCs w:val="24"/>
                <w:lang w:eastAsia="zh-CN"/>
              </w:rPr>
            </w:pPr>
            <w:r>
              <w:rPr>
                <w:sz w:val="24"/>
                <w:szCs w:val="24"/>
                <w:lang w:eastAsia="zh-CN"/>
              </w:rPr>
              <w:t>业务元数据、向量库数据、报告模板、报告成果、日志、备份暂存。</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7495B5CB" w14:textId="77777777" w:rsidR="00FD0F63" w:rsidRDefault="00000000">
            <w:pPr>
              <w:spacing w:after="0" w:line="269" w:lineRule="auto"/>
              <w:jc w:val="both"/>
              <w:rPr>
                <w:rFonts w:hint="eastAsia"/>
                <w:sz w:val="24"/>
                <w:szCs w:val="24"/>
                <w:lang w:eastAsia="zh-CN"/>
              </w:rPr>
            </w:pPr>
            <w:r>
              <w:rPr>
                <w:sz w:val="24"/>
                <w:szCs w:val="24"/>
                <w:lang w:eastAsia="zh-CN"/>
              </w:rPr>
              <w:t>启用RAID1或等效镜像；日增量、周全量备份。</w:t>
            </w:r>
          </w:p>
        </w:tc>
      </w:tr>
      <w:tr w:rsidR="00FD0F63" w14:paraId="1DBE3D54"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686BDB8" w14:textId="77777777" w:rsidR="00FD0F63" w:rsidRDefault="00000000">
            <w:pPr>
              <w:spacing w:after="0" w:line="269" w:lineRule="auto"/>
              <w:jc w:val="both"/>
              <w:rPr>
                <w:rFonts w:hint="eastAsia"/>
                <w:sz w:val="24"/>
                <w:szCs w:val="24"/>
              </w:rPr>
            </w:pPr>
            <w:r>
              <w:rPr>
                <w:sz w:val="24"/>
                <w:szCs w:val="24"/>
              </w:rPr>
              <w:t>模型权重目录</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28EB58" w14:textId="77777777" w:rsidR="00FD0F63" w:rsidRDefault="00000000">
            <w:pPr>
              <w:spacing w:after="0" w:line="269" w:lineRule="auto"/>
              <w:jc w:val="both"/>
              <w:rPr>
                <w:rFonts w:hint="eastAsia"/>
                <w:sz w:val="24"/>
                <w:szCs w:val="24"/>
                <w:lang w:eastAsia="zh-CN"/>
              </w:rPr>
            </w:pPr>
            <w:r>
              <w:rPr>
                <w:sz w:val="24"/>
                <w:szCs w:val="24"/>
                <w:lang w:eastAsia="zh-CN"/>
              </w:rPr>
              <w:t>优先SSD，必要时独立挂载</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0ED99552" w14:textId="77777777" w:rsidR="00FD0F63" w:rsidRDefault="00000000">
            <w:pPr>
              <w:spacing w:after="0" w:line="269" w:lineRule="auto"/>
              <w:jc w:val="both"/>
              <w:rPr>
                <w:rFonts w:hint="eastAsia"/>
                <w:sz w:val="24"/>
                <w:szCs w:val="24"/>
              </w:rPr>
            </w:pPr>
            <w:r>
              <w:rPr>
                <w:sz w:val="24"/>
                <w:szCs w:val="24"/>
              </w:rPr>
              <w:t>保存推理模型、嵌入模型、重排序模型及LoRA适配器。</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4C421220" w14:textId="77777777" w:rsidR="00FD0F63" w:rsidRDefault="00000000">
            <w:pPr>
              <w:spacing w:after="0" w:line="269" w:lineRule="auto"/>
              <w:jc w:val="both"/>
              <w:rPr>
                <w:rFonts w:hint="eastAsia"/>
                <w:sz w:val="24"/>
                <w:szCs w:val="24"/>
                <w:lang w:eastAsia="zh-CN"/>
              </w:rPr>
            </w:pPr>
            <w:r>
              <w:rPr>
                <w:sz w:val="24"/>
                <w:szCs w:val="24"/>
                <w:lang w:eastAsia="zh-CN"/>
              </w:rPr>
              <w:t>模型包只读挂载；校验SHA256，记录版本、来源与审批单。</w:t>
            </w:r>
          </w:p>
        </w:tc>
      </w:tr>
      <w:tr w:rsidR="00FD0F63" w14:paraId="5D11A3DD"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64381FB" w14:textId="77777777" w:rsidR="00FD0F63" w:rsidRDefault="00000000">
            <w:pPr>
              <w:spacing w:after="0" w:line="269" w:lineRule="auto"/>
              <w:jc w:val="both"/>
              <w:rPr>
                <w:rFonts w:hint="eastAsia"/>
                <w:sz w:val="24"/>
                <w:szCs w:val="24"/>
              </w:rPr>
            </w:pPr>
            <w:r>
              <w:rPr>
                <w:sz w:val="24"/>
                <w:szCs w:val="24"/>
              </w:rPr>
              <w:lastRenderedPageBreak/>
              <w:t>归档与异地备份</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06DE3215" w14:textId="77777777" w:rsidR="00FD0F63" w:rsidRDefault="00000000">
            <w:pPr>
              <w:spacing w:after="0" w:line="269" w:lineRule="auto"/>
              <w:jc w:val="both"/>
              <w:rPr>
                <w:rFonts w:hint="eastAsia"/>
                <w:sz w:val="24"/>
                <w:szCs w:val="24"/>
                <w:lang w:eastAsia="zh-CN"/>
              </w:rPr>
            </w:pPr>
            <w:r>
              <w:rPr>
                <w:sz w:val="24"/>
                <w:szCs w:val="24"/>
                <w:lang w:eastAsia="zh-CN"/>
              </w:rPr>
              <w:t>甲方备份存储或对象存储</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15341670" w14:textId="77777777" w:rsidR="00FD0F63" w:rsidRDefault="00000000">
            <w:pPr>
              <w:spacing w:after="0" w:line="269" w:lineRule="auto"/>
              <w:jc w:val="both"/>
              <w:rPr>
                <w:rFonts w:hint="eastAsia"/>
                <w:sz w:val="24"/>
                <w:szCs w:val="24"/>
                <w:lang w:eastAsia="zh-CN"/>
              </w:rPr>
            </w:pPr>
            <w:r>
              <w:rPr>
                <w:sz w:val="24"/>
                <w:szCs w:val="24"/>
                <w:lang w:eastAsia="zh-CN"/>
              </w:rPr>
              <w:t>保存数据库备份、知识库快照、模板及项目成果。</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0A4D931E" w14:textId="77777777" w:rsidR="00FD0F63" w:rsidRDefault="00000000">
            <w:pPr>
              <w:spacing w:after="0" w:line="269" w:lineRule="auto"/>
              <w:jc w:val="both"/>
              <w:rPr>
                <w:rFonts w:hint="eastAsia"/>
                <w:sz w:val="24"/>
                <w:szCs w:val="24"/>
                <w:lang w:eastAsia="zh-CN"/>
              </w:rPr>
            </w:pPr>
            <w:r>
              <w:rPr>
                <w:sz w:val="24"/>
                <w:szCs w:val="24"/>
                <w:lang w:eastAsia="zh-CN"/>
              </w:rPr>
              <w:t>本地仅保留近期副本；超出本地容量必须落到甲方备份体系。</w:t>
            </w:r>
          </w:p>
        </w:tc>
      </w:tr>
    </w:tbl>
    <w:p w14:paraId="2A7609C8"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30" w:name="_Toc235116255"/>
      <w:r>
        <w:rPr>
          <w:rFonts w:ascii="黑体" w:eastAsia="黑体" w:hAnsi="黑体"/>
          <w:color w:val="1F4E79"/>
          <w:sz w:val="30"/>
          <w:szCs w:val="30"/>
          <w:lang w:eastAsia="zh-CN"/>
        </w:rPr>
        <w:t>计算与NPU资源划分</w:t>
      </w:r>
      <w:bookmarkEnd w:id="30"/>
    </w:p>
    <w:p w14:paraId="4512F135" w14:textId="4DF1527A" w:rsidR="00FD0F63" w:rsidRDefault="00000000">
      <w:pPr>
        <w:spacing w:after="0" w:line="360" w:lineRule="auto"/>
        <w:ind w:firstLineChars="200" w:firstLine="480"/>
        <w:rPr>
          <w:sz w:val="24"/>
          <w:szCs w:val="24"/>
          <w:lang w:eastAsia="zh-CN"/>
        </w:rPr>
      </w:pPr>
      <w:r>
        <w:rPr>
          <w:sz w:val="24"/>
          <w:szCs w:val="24"/>
          <w:lang w:eastAsia="zh-CN"/>
        </w:rPr>
        <w:t>本项目计算资源由双路CPU（合计64核）、128GB内存及Atlas 300I Duo_96G×4（单卡显存 96GB）构成。资源划分以“在线交互优先、批处理隔离、轻重模型分池”为原则：将 NPU 划分为在线交互模型池、弹性/批处理模型池、检索与解析模型池，分别承载实时问答与 NL2SQL 解释、批量报告与离线任务、嵌入/重排序及文档解析加速等负载，避免长时批处理与轻量检索任务挤占在线推理显存与时延；CPU 与内存按容器配额分配给应用服务、向量检索、元数据、缓存及监控等组件，并预留系统余量，防止单任务资源独占。各资源池建议分配、承载服务及调度原则见下表</w:t>
      </w:r>
      <w:r>
        <w:rPr>
          <w:rFonts w:hint="eastAsia"/>
          <w:sz w:val="24"/>
          <w:szCs w:val="24"/>
          <w:lang w:eastAsia="zh-CN"/>
        </w:rPr>
        <w:t>4-3。</w:t>
      </w:r>
    </w:p>
    <w:p w14:paraId="0B4F5106" w14:textId="44457F01" w:rsidR="00EC2342" w:rsidRDefault="00EC2342" w:rsidP="00FD6A98">
      <w:pPr>
        <w:pStyle w:val="a7"/>
        <w:spacing w:after="0"/>
        <w:ind w:firstLineChars="200" w:firstLine="482"/>
        <w:jc w:val="center"/>
        <w:rPr>
          <w:rFonts w:hint="eastAsia"/>
          <w:sz w:val="24"/>
          <w:szCs w:val="24"/>
          <w:lang w:eastAsia="zh-CN"/>
        </w:rPr>
      </w:pPr>
      <w:r>
        <w:rPr>
          <w:rFonts w:hint="eastAsia"/>
          <w:sz w:val="24"/>
          <w:szCs w:val="24"/>
          <w:lang w:eastAsia="zh-CN"/>
        </w:rPr>
        <w:t>表4-3</w:t>
      </w:r>
      <w:r>
        <w:rPr>
          <w:rFonts w:hint="eastAsia"/>
          <w:sz w:val="24"/>
          <w:szCs w:val="24"/>
          <w:lang w:eastAsia="zh-CN"/>
        </w:rPr>
        <w:t xml:space="preserve"> 计算资源划分</w:t>
      </w:r>
    </w:p>
    <w:tbl>
      <w:tblPr>
        <w:tblStyle w:val="afe"/>
        <w:tblW w:w="9857" w:type="dxa"/>
        <w:jc w:val="center"/>
        <w:tblLayout w:type="fixed"/>
        <w:tblLook w:val="04A0" w:firstRow="1" w:lastRow="0" w:firstColumn="1" w:lastColumn="0" w:noHBand="0" w:noVBand="1"/>
      </w:tblPr>
      <w:tblGrid>
        <w:gridCol w:w="1734"/>
        <w:gridCol w:w="3119"/>
        <w:gridCol w:w="2977"/>
        <w:gridCol w:w="2027"/>
      </w:tblGrid>
      <w:tr w:rsidR="00FD0F63" w14:paraId="5E860012" w14:textId="77777777">
        <w:trPr>
          <w:cantSplit/>
          <w:tblHeader/>
          <w:jc w:val="center"/>
        </w:trPr>
        <w:tc>
          <w:tcPr>
            <w:tcW w:w="17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D62183F" w14:textId="77777777" w:rsidR="00FD0F63" w:rsidRDefault="00000000">
            <w:pPr>
              <w:spacing w:before="20" w:after="20" w:line="264" w:lineRule="auto"/>
              <w:jc w:val="center"/>
              <w:rPr>
                <w:rFonts w:hint="eastAsia"/>
                <w:sz w:val="24"/>
                <w:szCs w:val="24"/>
              </w:rPr>
            </w:pPr>
            <w:r>
              <w:rPr>
                <w:b/>
                <w:color w:val="FFFFFF"/>
                <w:sz w:val="24"/>
                <w:szCs w:val="24"/>
              </w:rPr>
              <w:t>资源池</w:t>
            </w:r>
          </w:p>
        </w:tc>
        <w:tc>
          <w:tcPr>
            <w:tcW w:w="311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48F385" w14:textId="77777777" w:rsidR="00FD0F63" w:rsidRDefault="00000000">
            <w:pPr>
              <w:spacing w:before="20" w:after="20" w:line="264" w:lineRule="auto"/>
              <w:jc w:val="center"/>
              <w:rPr>
                <w:rFonts w:hint="eastAsia"/>
                <w:sz w:val="24"/>
                <w:szCs w:val="24"/>
              </w:rPr>
            </w:pPr>
            <w:r>
              <w:rPr>
                <w:b/>
                <w:color w:val="FFFFFF"/>
                <w:sz w:val="24"/>
                <w:szCs w:val="24"/>
              </w:rPr>
              <w:t>建议资源分配</w:t>
            </w:r>
          </w:p>
        </w:tc>
        <w:tc>
          <w:tcPr>
            <w:tcW w:w="297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2E580" w14:textId="77777777" w:rsidR="00FD0F63" w:rsidRDefault="00000000">
            <w:pPr>
              <w:spacing w:before="20" w:after="20" w:line="264" w:lineRule="auto"/>
              <w:jc w:val="center"/>
              <w:rPr>
                <w:rFonts w:hint="eastAsia"/>
                <w:sz w:val="24"/>
                <w:szCs w:val="24"/>
              </w:rPr>
            </w:pPr>
            <w:r>
              <w:rPr>
                <w:b/>
                <w:color w:val="FFFFFF"/>
                <w:sz w:val="24"/>
                <w:szCs w:val="24"/>
              </w:rPr>
              <w:t>承载服务</w:t>
            </w:r>
          </w:p>
        </w:tc>
        <w:tc>
          <w:tcPr>
            <w:tcW w:w="202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1B0B1C" w14:textId="77777777" w:rsidR="00FD0F63" w:rsidRDefault="00000000">
            <w:pPr>
              <w:spacing w:before="20" w:after="20" w:line="264" w:lineRule="auto"/>
              <w:jc w:val="center"/>
              <w:rPr>
                <w:rFonts w:hint="eastAsia"/>
                <w:sz w:val="24"/>
                <w:szCs w:val="24"/>
              </w:rPr>
            </w:pPr>
            <w:r>
              <w:rPr>
                <w:b/>
                <w:color w:val="FFFFFF"/>
                <w:sz w:val="24"/>
                <w:szCs w:val="24"/>
              </w:rPr>
              <w:t>调度原则</w:t>
            </w:r>
          </w:p>
        </w:tc>
      </w:tr>
      <w:tr w:rsidR="00FD0F63" w14:paraId="44423271"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55BD96A4" w14:textId="77777777" w:rsidR="00FD0F63" w:rsidRDefault="00000000">
            <w:pPr>
              <w:spacing w:after="0" w:line="269" w:lineRule="auto"/>
              <w:jc w:val="both"/>
              <w:rPr>
                <w:rFonts w:hint="eastAsia"/>
                <w:sz w:val="24"/>
                <w:szCs w:val="24"/>
              </w:rPr>
            </w:pPr>
            <w:r>
              <w:rPr>
                <w:sz w:val="24"/>
                <w:szCs w:val="24"/>
              </w:rPr>
              <w:t>在线交互模型池</w:t>
            </w:r>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65490531" w14:textId="77777777" w:rsidR="00FD0F63" w:rsidRDefault="00000000">
            <w:pPr>
              <w:spacing w:after="0" w:line="269" w:lineRule="auto"/>
              <w:jc w:val="both"/>
              <w:rPr>
                <w:rFonts w:hint="eastAsia"/>
                <w:sz w:val="24"/>
                <w:szCs w:val="24"/>
                <w:lang w:eastAsia="zh-CN"/>
              </w:rPr>
            </w:pPr>
            <w:r>
              <w:rPr>
                <w:sz w:val="24"/>
                <w:szCs w:val="24"/>
                <w:lang w:eastAsia="zh-CN"/>
              </w:rPr>
              <w:t>Atlas 300I卡组A，建议</w:t>
            </w:r>
            <w:r>
              <w:rPr>
                <w:rFonts w:hint="eastAsia"/>
                <w:sz w:val="24"/>
                <w:szCs w:val="24"/>
                <w:lang w:eastAsia="zh-CN"/>
              </w:rPr>
              <w:t>2</w:t>
            </w:r>
            <w:r>
              <w:rPr>
                <w:sz w:val="24"/>
                <w:szCs w:val="24"/>
                <w:lang w:eastAsia="zh-CN"/>
              </w:rPr>
              <w:t>张卡或按兼容测试确定的张数。</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3D590D0E" w14:textId="77777777" w:rsidR="00FD0F63" w:rsidRDefault="00000000">
            <w:pPr>
              <w:spacing w:after="0" w:line="269" w:lineRule="auto"/>
              <w:jc w:val="both"/>
              <w:rPr>
                <w:rFonts w:hint="eastAsia"/>
                <w:sz w:val="24"/>
                <w:szCs w:val="24"/>
                <w:lang w:eastAsia="zh-CN"/>
              </w:rPr>
            </w:pPr>
            <w:r>
              <w:rPr>
                <w:sz w:val="24"/>
                <w:szCs w:val="24"/>
                <w:lang w:eastAsia="zh-CN"/>
              </w:rPr>
              <w:t>通用问答、专业问答、NL2SQL解释、报告文本生成。</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1C56AD47" w14:textId="77777777" w:rsidR="00FD0F63" w:rsidRDefault="00000000">
            <w:pPr>
              <w:spacing w:after="0" w:line="269" w:lineRule="auto"/>
              <w:jc w:val="both"/>
              <w:rPr>
                <w:rFonts w:hint="eastAsia"/>
                <w:sz w:val="24"/>
                <w:szCs w:val="24"/>
                <w:lang w:eastAsia="zh-CN"/>
              </w:rPr>
            </w:pPr>
            <w:r>
              <w:rPr>
                <w:sz w:val="24"/>
                <w:szCs w:val="24"/>
                <w:lang w:eastAsia="zh-CN"/>
              </w:rPr>
              <w:t>优先保障在线请求；队列长度、输出token和超时可配置。</w:t>
            </w:r>
          </w:p>
        </w:tc>
      </w:tr>
      <w:tr w:rsidR="00FD0F63" w14:paraId="3190E52C"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A95F4FD" w14:textId="77777777" w:rsidR="00FD0F63" w:rsidRDefault="00000000">
            <w:pPr>
              <w:spacing w:after="0" w:line="269" w:lineRule="auto"/>
              <w:jc w:val="both"/>
              <w:rPr>
                <w:rFonts w:hint="eastAsia"/>
                <w:sz w:val="24"/>
                <w:szCs w:val="24"/>
              </w:rPr>
            </w:pPr>
            <w:r>
              <w:rPr>
                <w:sz w:val="24"/>
                <w:szCs w:val="24"/>
              </w:rPr>
              <w:t>弹性模型/批处理池</w:t>
            </w:r>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25E462E1" w14:textId="77777777" w:rsidR="00FD0F63" w:rsidRDefault="00000000">
            <w:pPr>
              <w:spacing w:after="0" w:line="269" w:lineRule="auto"/>
              <w:jc w:val="both"/>
              <w:rPr>
                <w:rFonts w:hint="eastAsia"/>
                <w:sz w:val="24"/>
                <w:szCs w:val="24"/>
              </w:rPr>
            </w:pPr>
            <w:r>
              <w:rPr>
                <w:sz w:val="24"/>
                <w:szCs w:val="24"/>
              </w:rPr>
              <w:t>Atlas 300I卡组B，建议1张卡。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45B22AD4" w14:textId="77777777" w:rsidR="00FD0F63" w:rsidRDefault="00000000">
            <w:pPr>
              <w:spacing w:after="0" w:line="269" w:lineRule="auto"/>
              <w:jc w:val="both"/>
              <w:rPr>
                <w:rFonts w:hint="eastAsia"/>
                <w:sz w:val="24"/>
                <w:szCs w:val="24"/>
                <w:lang w:eastAsia="zh-CN"/>
              </w:rPr>
            </w:pPr>
            <w:r>
              <w:rPr>
                <w:sz w:val="24"/>
                <w:szCs w:val="24"/>
                <w:lang w:eastAsia="zh-CN"/>
              </w:rPr>
              <w:t>报告批量生成、长文本摘要、</w:t>
            </w:r>
            <w:r>
              <w:rPr>
                <w:rFonts w:hint="eastAsia"/>
                <w:sz w:val="24"/>
                <w:szCs w:val="24"/>
                <w:lang w:eastAsia="zh-CN"/>
              </w:rPr>
              <w:t>异步</w:t>
            </w:r>
            <w:r>
              <w:rPr>
                <w:sz w:val="24"/>
                <w:szCs w:val="24"/>
                <w:lang w:eastAsia="zh-CN"/>
              </w:rPr>
              <w:t>批处理、回归测试。</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5F21DFBB" w14:textId="77777777" w:rsidR="00FD0F63" w:rsidRDefault="00000000">
            <w:pPr>
              <w:spacing w:after="0" w:line="269" w:lineRule="auto"/>
              <w:jc w:val="both"/>
              <w:rPr>
                <w:rFonts w:hint="eastAsia"/>
                <w:sz w:val="24"/>
                <w:szCs w:val="24"/>
                <w:lang w:eastAsia="zh-CN"/>
              </w:rPr>
            </w:pPr>
            <w:r>
              <w:rPr>
                <w:sz w:val="24"/>
                <w:szCs w:val="24"/>
                <w:lang w:eastAsia="zh-CN"/>
              </w:rPr>
              <w:t>与在线池隔离，避免长任务影响实时问答。</w:t>
            </w:r>
          </w:p>
        </w:tc>
      </w:tr>
      <w:tr w:rsidR="00FD0F63" w14:paraId="1C63AB51"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1EB49377" w14:textId="77777777" w:rsidR="00FD0F63" w:rsidRDefault="00000000">
            <w:pPr>
              <w:spacing w:after="0" w:line="269" w:lineRule="auto"/>
              <w:jc w:val="both"/>
              <w:rPr>
                <w:rFonts w:hint="eastAsia"/>
                <w:sz w:val="24"/>
                <w:szCs w:val="24"/>
              </w:rPr>
            </w:pPr>
            <w:r>
              <w:rPr>
                <w:sz w:val="24"/>
                <w:szCs w:val="24"/>
              </w:rPr>
              <w:t>检索与解析模型池</w:t>
            </w:r>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108A04D7" w14:textId="77777777" w:rsidR="00FD0F63" w:rsidRDefault="00000000">
            <w:pPr>
              <w:spacing w:after="0" w:line="269" w:lineRule="auto"/>
              <w:jc w:val="both"/>
              <w:rPr>
                <w:rFonts w:hint="eastAsia"/>
                <w:sz w:val="24"/>
                <w:szCs w:val="24"/>
              </w:rPr>
            </w:pPr>
            <w:r>
              <w:rPr>
                <w:sz w:val="24"/>
                <w:szCs w:val="24"/>
              </w:rPr>
              <w:t>Atlas 300I卡组C，建议1张卡。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19E85FF5" w14:textId="77777777" w:rsidR="00FD0F63" w:rsidRDefault="00000000">
            <w:pPr>
              <w:spacing w:after="0" w:line="269" w:lineRule="auto"/>
              <w:jc w:val="both"/>
              <w:rPr>
                <w:rFonts w:hint="eastAsia"/>
                <w:sz w:val="24"/>
                <w:szCs w:val="24"/>
              </w:rPr>
            </w:pPr>
            <w:bookmarkStart w:id="31" w:name="OLE_LINK3"/>
            <w:r>
              <w:rPr>
                <w:rFonts w:hint="eastAsia"/>
                <w:sz w:val="24"/>
                <w:szCs w:val="24"/>
              </w:rPr>
              <w:t>Qwen3-Embeddin</w:t>
            </w:r>
            <w:bookmarkEnd w:id="31"/>
            <w:r>
              <w:rPr>
                <w:rFonts w:hint="eastAsia"/>
                <w:sz w:val="24"/>
                <w:szCs w:val="24"/>
              </w:rPr>
              <w:t>g</w:t>
            </w:r>
            <w:r>
              <w:rPr>
                <w:sz w:val="24"/>
                <w:szCs w:val="24"/>
              </w:rPr>
              <w:t>嵌入、</w:t>
            </w:r>
            <w:bookmarkStart w:id="32" w:name="OLE_LINK4"/>
            <w:r>
              <w:rPr>
                <w:rFonts w:hint="eastAsia"/>
                <w:sz w:val="24"/>
                <w:szCs w:val="24"/>
              </w:rPr>
              <w:t>Qwen3-Reranker</w:t>
            </w:r>
            <w:bookmarkEnd w:id="32"/>
            <w:r>
              <w:rPr>
                <w:sz w:val="24"/>
                <w:szCs w:val="24"/>
              </w:rPr>
              <w:t>重排序、文档解析/OCR加速。</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02B60828" w14:textId="77777777" w:rsidR="00FD0F63" w:rsidRDefault="00000000">
            <w:pPr>
              <w:spacing w:after="0" w:line="269" w:lineRule="auto"/>
              <w:jc w:val="both"/>
              <w:rPr>
                <w:rFonts w:hint="eastAsia"/>
                <w:sz w:val="24"/>
                <w:szCs w:val="24"/>
                <w:lang w:eastAsia="zh-CN"/>
              </w:rPr>
            </w:pPr>
            <w:r>
              <w:rPr>
                <w:sz w:val="24"/>
                <w:szCs w:val="24"/>
                <w:lang w:eastAsia="zh-CN"/>
              </w:rPr>
              <w:t>按文档入库任务与在线检索负载动态分配。</w:t>
            </w:r>
          </w:p>
        </w:tc>
      </w:tr>
      <w:tr w:rsidR="00FD0F63" w14:paraId="42D18E7E"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6B01287" w14:textId="77777777" w:rsidR="00FD0F63" w:rsidRDefault="00000000">
            <w:pPr>
              <w:spacing w:after="0" w:line="269" w:lineRule="auto"/>
              <w:jc w:val="both"/>
              <w:rPr>
                <w:rFonts w:hint="eastAsia"/>
                <w:sz w:val="24"/>
                <w:szCs w:val="24"/>
              </w:rPr>
            </w:pPr>
            <w:r>
              <w:rPr>
                <w:sz w:val="24"/>
                <w:szCs w:val="24"/>
              </w:rPr>
              <w:t>CPU与内存池</w:t>
            </w:r>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1BC39631" w14:textId="77777777" w:rsidR="00FD0F63" w:rsidRDefault="00000000">
            <w:pPr>
              <w:spacing w:after="0" w:line="269" w:lineRule="auto"/>
              <w:jc w:val="both"/>
              <w:rPr>
                <w:rFonts w:hint="eastAsia"/>
                <w:sz w:val="24"/>
                <w:szCs w:val="24"/>
                <w:lang w:eastAsia="zh-CN"/>
              </w:rPr>
            </w:pPr>
            <w:r>
              <w:rPr>
                <w:sz w:val="24"/>
                <w:szCs w:val="24"/>
                <w:lang w:eastAsia="zh-CN"/>
              </w:rPr>
              <w:t>64核CPU、128GB内存按服务配额划分。</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3965A4C7" w14:textId="77777777" w:rsidR="00FD0F63" w:rsidRDefault="00000000">
            <w:pPr>
              <w:spacing w:after="0" w:line="269" w:lineRule="auto"/>
              <w:jc w:val="both"/>
              <w:rPr>
                <w:rFonts w:hint="eastAsia"/>
                <w:sz w:val="24"/>
                <w:szCs w:val="24"/>
                <w:lang w:eastAsia="zh-CN"/>
              </w:rPr>
            </w:pPr>
            <w:r>
              <w:rPr>
                <w:sz w:val="24"/>
                <w:szCs w:val="24"/>
                <w:lang w:eastAsia="zh-CN"/>
              </w:rPr>
              <w:t>应用服务、向量库、元数据、文档解析、图表、缓存与监控。</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0B6F2B01" w14:textId="77777777" w:rsidR="00FD0F63" w:rsidRDefault="00000000">
            <w:pPr>
              <w:spacing w:after="0" w:line="269" w:lineRule="auto"/>
              <w:jc w:val="both"/>
              <w:rPr>
                <w:rFonts w:hint="eastAsia"/>
                <w:sz w:val="24"/>
                <w:szCs w:val="24"/>
                <w:lang w:eastAsia="zh-CN"/>
              </w:rPr>
            </w:pPr>
            <w:r>
              <w:rPr>
                <w:sz w:val="24"/>
                <w:szCs w:val="24"/>
                <w:lang w:eastAsia="zh-CN"/>
              </w:rPr>
              <w:t>容器限制CPU/内存上限；预留不少于20GB内存供系统与突发任务。</w:t>
            </w:r>
          </w:p>
        </w:tc>
      </w:tr>
    </w:tbl>
    <w:p w14:paraId="31081A8D"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33" w:name="_Toc235116256"/>
      <w:r>
        <w:rPr>
          <w:rFonts w:ascii="黑体" w:eastAsia="黑体" w:hAnsi="黑体"/>
          <w:color w:val="1F4E79"/>
          <w:sz w:val="30"/>
          <w:szCs w:val="30"/>
          <w:lang w:eastAsia="zh-CN"/>
        </w:rPr>
        <w:lastRenderedPageBreak/>
        <w:t>模型部署策略</w:t>
      </w:r>
      <w:bookmarkEnd w:id="33"/>
    </w:p>
    <w:p w14:paraId="278E0D4C" w14:textId="7FAFA0C1" w:rsidR="00FD0F63" w:rsidRDefault="00000000">
      <w:pPr>
        <w:spacing w:after="0" w:line="360" w:lineRule="auto"/>
        <w:ind w:firstLineChars="200" w:firstLine="480"/>
        <w:rPr>
          <w:sz w:val="24"/>
          <w:szCs w:val="24"/>
          <w:lang w:eastAsia="zh-CN"/>
        </w:rPr>
      </w:pPr>
      <w:r>
        <w:rPr>
          <w:sz w:val="24"/>
          <w:szCs w:val="24"/>
          <w:lang w:eastAsia="zh-CN"/>
        </w:rPr>
        <w:t>本项目模型部署以Atlas 300I Duo 推理资源池为基础，采用“在线生成模型与检索增强模型分池、训练与推理解耦”的策略。大语言模型优先选用昇腾生态已验证、可在Atlas 300I Duo上稳定部署的国产开源指令模型（首选Qwen2.5-7B-Instruct，或经兼容测试确认的同档/更优型号），通过MindIE（或兼容的昇腾推理服务）进行服务化部署，并按卡组划分保障在线问答与查询优先；语义向量与重排序模型独立部署，支撑知识库混合检索与精排；文档解析以异步任务方式运行，复杂版式可叠加OCR/版面解析能力。模型精度、并行方式及量化配置以实际卡型、驱动/CANN与兼容矩阵测试结果为准，优先在满足效果的前提下控制显存占用与时延。各功能对应的首选模型、部署策略及说明见下表</w:t>
      </w:r>
      <w:r>
        <w:rPr>
          <w:rFonts w:hint="eastAsia"/>
          <w:sz w:val="24"/>
          <w:szCs w:val="24"/>
          <w:lang w:eastAsia="zh-CN"/>
        </w:rPr>
        <w:t>4-4</w:t>
      </w:r>
      <w:r>
        <w:rPr>
          <w:sz w:val="24"/>
          <w:szCs w:val="24"/>
          <w:lang w:eastAsia="zh-CN"/>
        </w:rPr>
        <w:t>。</w:t>
      </w:r>
    </w:p>
    <w:p w14:paraId="7F113C51" w14:textId="456FFB71" w:rsidR="005B3F87" w:rsidRDefault="005B3F87" w:rsidP="00FD6A98">
      <w:pPr>
        <w:pStyle w:val="a7"/>
        <w:spacing w:after="0"/>
        <w:ind w:firstLineChars="200" w:firstLine="482"/>
        <w:jc w:val="center"/>
        <w:rPr>
          <w:rFonts w:hint="eastAsia"/>
          <w:sz w:val="24"/>
          <w:szCs w:val="24"/>
          <w:lang w:eastAsia="zh-CN"/>
        </w:rPr>
      </w:pPr>
      <w:r>
        <w:rPr>
          <w:rFonts w:hint="eastAsia"/>
          <w:sz w:val="24"/>
          <w:szCs w:val="24"/>
          <w:lang w:eastAsia="zh-CN"/>
        </w:rPr>
        <w:t>表4-4</w:t>
      </w:r>
      <w:r>
        <w:rPr>
          <w:rFonts w:hint="eastAsia"/>
          <w:sz w:val="24"/>
          <w:szCs w:val="24"/>
          <w:lang w:eastAsia="zh-CN"/>
        </w:rPr>
        <w:t xml:space="preserve"> 模型部署</w:t>
      </w:r>
    </w:p>
    <w:tbl>
      <w:tblPr>
        <w:tblStyle w:val="afe"/>
        <w:tblW w:w="9944" w:type="dxa"/>
        <w:jc w:val="center"/>
        <w:tblLayout w:type="fixed"/>
        <w:tblLook w:val="04A0" w:firstRow="1" w:lastRow="0" w:firstColumn="1" w:lastColumn="0" w:noHBand="0" w:noVBand="1"/>
      </w:tblPr>
      <w:tblGrid>
        <w:gridCol w:w="1800"/>
        <w:gridCol w:w="3238"/>
        <w:gridCol w:w="2835"/>
        <w:gridCol w:w="2071"/>
      </w:tblGrid>
      <w:tr w:rsidR="00FD0F63" w14:paraId="4F281D19" w14:textId="77777777">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EEF589C" w14:textId="77777777" w:rsidR="00FD0F63" w:rsidRDefault="00000000">
            <w:pPr>
              <w:spacing w:before="20" w:after="20" w:line="264" w:lineRule="auto"/>
              <w:jc w:val="center"/>
              <w:rPr>
                <w:rFonts w:hint="eastAsia"/>
                <w:sz w:val="24"/>
                <w:szCs w:val="24"/>
              </w:rPr>
            </w:pPr>
            <w:r>
              <w:rPr>
                <w:b/>
                <w:color w:val="FFFFFF"/>
                <w:sz w:val="24"/>
                <w:szCs w:val="24"/>
              </w:rPr>
              <w:t>功能</w:t>
            </w:r>
          </w:p>
        </w:tc>
        <w:tc>
          <w:tcPr>
            <w:tcW w:w="323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F2713CA" w14:textId="77777777" w:rsidR="00FD0F63" w:rsidRDefault="00000000">
            <w:pPr>
              <w:spacing w:before="20" w:after="20" w:line="264" w:lineRule="auto"/>
              <w:jc w:val="center"/>
              <w:rPr>
                <w:rFonts w:hint="eastAsia"/>
                <w:sz w:val="24"/>
                <w:szCs w:val="24"/>
              </w:rPr>
            </w:pPr>
            <w:r>
              <w:rPr>
                <w:b/>
                <w:color w:val="FFFFFF"/>
                <w:sz w:val="24"/>
                <w:szCs w:val="24"/>
              </w:rPr>
              <w:t>首选模型与技术</w:t>
            </w:r>
          </w:p>
        </w:tc>
        <w:tc>
          <w:tcPr>
            <w:tcW w:w="283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F1248" w14:textId="77777777" w:rsidR="00FD0F63" w:rsidRDefault="00000000">
            <w:pPr>
              <w:spacing w:before="20" w:after="20" w:line="264" w:lineRule="auto"/>
              <w:jc w:val="center"/>
              <w:rPr>
                <w:rFonts w:hint="eastAsia"/>
                <w:sz w:val="24"/>
                <w:szCs w:val="24"/>
              </w:rPr>
            </w:pPr>
            <w:r>
              <w:rPr>
                <w:b/>
                <w:color w:val="FFFFFF"/>
                <w:sz w:val="24"/>
                <w:szCs w:val="24"/>
              </w:rPr>
              <w:t>部署策略</w:t>
            </w:r>
          </w:p>
        </w:tc>
        <w:tc>
          <w:tcPr>
            <w:tcW w:w="207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DDD558F" w14:textId="77777777" w:rsidR="00FD0F63" w:rsidRDefault="00000000">
            <w:pPr>
              <w:spacing w:before="20" w:after="20" w:line="264" w:lineRule="auto"/>
              <w:jc w:val="center"/>
              <w:rPr>
                <w:rFonts w:hint="eastAsia"/>
                <w:sz w:val="24"/>
                <w:szCs w:val="24"/>
              </w:rPr>
            </w:pPr>
            <w:r>
              <w:rPr>
                <w:b/>
                <w:color w:val="FFFFFF"/>
                <w:sz w:val="24"/>
                <w:szCs w:val="24"/>
              </w:rPr>
              <w:t>说明</w:t>
            </w:r>
          </w:p>
        </w:tc>
      </w:tr>
      <w:tr w:rsidR="00FD0F63" w14:paraId="08794A9D"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50F1333B" w14:textId="77777777" w:rsidR="00FD0F63" w:rsidRDefault="00000000">
            <w:pPr>
              <w:spacing w:after="0" w:line="269" w:lineRule="auto"/>
              <w:jc w:val="both"/>
              <w:rPr>
                <w:rFonts w:hint="eastAsia"/>
                <w:sz w:val="24"/>
                <w:szCs w:val="24"/>
              </w:rPr>
            </w:pPr>
            <w:r>
              <w:rPr>
                <w:sz w:val="24"/>
                <w:szCs w:val="24"/>
              </w:rPr>
              <w:t>通用/专业生成</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50472E88" w14:textId="77777777" w:rsidR="00FD0F63" w:rsidRDefault="00000000">
            <w:pPr>
              <w:spacing w:after="0" w:line="269" w:lineRule="auto"/>
              <w:jc w:val="both"/>
              <w:rPr>
                <w:rFonts w:hint="eastAsia"/>
                <w:sz w:val="24"/>
                <w:szCs w:val="24"/>
              </w:rPr>
            </w:pPr>
            <w:r>
              <w:rPr>
                <w:sz w:val="24"/>
                <w:szCs w:val="24"/>
              </w:rPr>
              <w:t>Qwen2.5-7B-Instruct（优先用于Atlas 300I Duo等已验证卡型），或经兼容测试确认的国产开源大模型。</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55D0F7EA" w14:textId="77777777" w:rsidR="00FD0F63" w:rsidRDefault="00000000">
            <w:pPr>
              <w:spacing w:after="0" w:line="269" w:lineRule="auto"/>
              <w:jc w:val="both"/>
              <w:rPr>
                <w:rFonts w:hint="eastAsia"/>
                <w:sz w:val="24"/>
                <w:szCs w:val="24"/>
                <w:lang w:eastAsia="zh-CN"/>
              </w:rPr>
            </w:pPr>
            <w:r>
              <w:rPr>
                <w:sz w:val="24"/>
                <w:szCs w:val="24"/>
                <w:lang w:eastAsia="zh-CN"/>
              </w:rPr>
              <w:t>MindIE服务化部署；支持多实例或张量并行；优先使用推理量化/精度配置降低显存占用。</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4CC3A40C" w14:textId="77777777" w:rsidR="00FD0F63" w:rsidRDefault="00000000">
            <w:pPr>
              <w:spacing w:after="0" w:line="269" w:lineRule="auto"/>
              <w:jc w:val="both"/>
              <w:rPr>
                <w:rFonts w:hint="eastAsia"/>
                <w:sz w:val="24"/>
                <w:szCs w:val="24"/>
                <w:lang w:eastAsia="zh-CN"/>
              </w:rPr>
            </w:pPr>
            <w:r>
              <w:rPr>
                <w:sz w:val="24"/>
                <w:szCs w:val="24"/>
                <w:lang w:eastAsia="zh-CN"/>
              </w:rPr>
              <w:t>模型最终以实际卡型与兼容测试报告为准。</w:t>
            </w:r>
          </w:p>
        </w:tc>
      </w:tr>
      <w:tr w:rsidR="00FD0F63" w14:paraId="2D7986BB"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0300BE1" w14:textId="77777777" w:rsidR="00FD0F63" w:rsidRDefault="00000000">
            <w:pPr>
              <w:spacing w:after="0" w:line="269" w:lineRule="auto"/>
              <w:jc w:val="both"/>
              <w:rPr>
                <w:rFonts w:hint="eastAsia"/>
                <w:sz w:val="24"/>
                <w:szCs w:val="24"/>
              </w:rPr>
            </w:pPr>
            <w:r>
              <w:rPr>
                <w:sz w:val="24"/>
                <w:szCs w:val="24"/>
              </w:rPr>
              <w:t>语义向量</w:t>
            </w:r>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3E447BF9" w14:textId="77777777" w:rsidR="00FD0F63" w:rsidRDefault="00000000">
            <w:pPr>
              <w:spacing w:after="0" w:line="269" w:lineRule="auto"/>
              <w:jc w:val="both"/>
              <w:rPr>
                <w:rFonts w:hint="eastAsia"/>
                <w:sz w:val="24"/>
                <w:szCs w:val="24"/>
                <w:lang w:eastAsia="zh-CN"/>
              </w:rPr>
            </w:pPr>
            <w:r>
              <w:rPr>
                <w:rFonts w:hint="eastAsia"/>
                <w:sz w:val="24"/>
                <w:szCs w:val="24"/>
                <w:lang w:eastAsia="zh-CN"/>
              </w:rPr>
              <w:t>Qwen3-Embeddin-0.6B</w:t>
            </w:r>
            <w:r>
              <w:rPr>
                <w:sz w:val="24"/>
                <w:szCs w:val="24"/>
                <w:lang w:eastAsia="zh-CN"/>
              </w:rPr>
              <w:t>，</w:t>
            </w:r>
            <w:r>
              <w:rPr>
                <w:rFonts w:hint="eastAsia"/>
                <w:sz w:val="24"/>
                <w:szCs w:val="24"/>
                <w:lang w:eastAsia="zh-CN"/>
              </w:rPr>
              <w:t>1024</w:t>
            </w:r>
            <w:r>
              <w:rPr>
                <w:sz w:val="24"/>
                <w:szCs w:val="24"/>
                <w:lang w:eastAsia="zh-CN"/>
              </w:rPr>
              <w:t>维向量输出。</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6454D300" w14:textId="77777777" w:rsidR="00FD0F63" w:rsidRDefault="00000000">
            <w:pPr>
              <w:spacing w:after="0" w:line="269" w:lineRule="auto"/>
              <w:jc w:val="both"/>
              <w:rPr>
                <w:rFonts w:hint="eastAsia"/>
                <w:sz w:val="24"/>
                <w:szCs w:val="24"/>
                <w:lang w:eastAsia="zh-CN"/>
              </w:rPr>
            </w:pPr>
            <w:r>
              <w:rPr>
                <w:sz w:val="24"/>
                <w:szCs w:val="24"/>
                <w:lang w:eastAsia="zh-CN"/>
              </w:rPr>
              <w:t>独立嵌入服务；批量入库和在线检索分队列。</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252F9526" w14:textId="77777777" w:rsidR="00FD0F63" w:rsidRDefault="00000000">
            <w:pPr>
              <w:spacing w:after="0" w:line="269" w:lineRule="auto"/>
              <w:jc w:val="both"/>
              <w:rPr>
                <w:rFonts w:hint="eastAsia"/>
                <w:sz w:val="24"/>
                <w:szCs w:val="24"/>
                <w:lang w:eastAsia="zh-CN"/>
              </w:rPr>
            </w:pPr>
            <w:r>
              <w:rPr>
                <w:sz w:val="24"/>
                <w:szCs w:val="24"/>
                <w:lang w:eastAsia="zh-CN"/>
              </w:rPr>
              <w:t>满足知识库语义召回与</w:t>
            </w:r>
            <w:r>
              <w:rPr>
                <w:rFonts w:hint="eastAsia"/>
                <w:sz w:val="24"/>
                <w:szCs w:val="24"/>
                <w:lang w:eastAsia="zh-CN"/>
              </w:rPr>
              <w:t>关键字</w:t>
            </w:r>
            <w:r>
              <w:rPr>
                <w:sz w:val="24"/>
                <w:szCs w:val="24"/>
                <w:lang w:eastAsia="zh-CN"/>
              </w:rPr>
              <w:t>混合检索。</w:t>
            </w:r>
          </w:p>
        </w:tc>
      </w:tr>
      <w:tr w:rsidR="00FD0F63" w14:paraId="74D576D7"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A32890E" w14:textId="77777777" w:rsidR="00FD0F63" w:rsidRDefault="00000000">
            <w:pPr>
              <w:spacing w:after="0" w:line="269" w:lineRule="auto"/>
              <w:jc w:val="both"/>
              <w:rPr>
                <w:rFonts w:hint="eastAsia"/>
                <w:sz w:val="24"/>
                <w:szCs w:val="24"/>
              </w:rPr>
            </w:pPr>
            <w:r>
              <w:rPr>
                <w:sz w:val="24"/>
                <w:szCs w:val="24"/>
              </w:rPr>
              <w:t>重排序</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6FC09EBF" w14:textId="77777777" w:rsidR="00FD0F63" w:rsidRDefault="00000000">
            <w:pPr>
              <w:spacing w:after="0" w:line="269" w:lineRule="auto"/>
              <w:jc w:val="both"/>
              <w:rPr>
                <w:rFonts w:hint="eastAsia"/>
                <w:sz w:val="24"/>
                <w:szCs w:val="24"/>
              </w:rPr>
            </w:pPr>
            <w:r>
              <w:rPr>
                <w:rFonts w:hint="eastAsia"/>
                <w:sz w:val="24"/>
                <w:szCs w:val="24"/>
              </w:rPr>
              <w:t>Qwen3-Reranker</w:t>
            </w:r>
            <w:r>
              <w:rPr>
                <w:rFonts w:hint="eastAsia"/>
                <w:sz w:val="24"/>
                <w:szCs w:val="24"/>
                <w:lang w:eastAsia="zh-CN"/>
              </w:rPr>
              <w:t>-0.6B</w:t>
            </w:r>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4B96FC39" w14:textId="77777777" w:rsidR="00FD0F63" w:rsidRDefault="00000000">
            <w:pPr>
              <w:spacing w:after="0" w:line="269" w:lineRule="auto"/>
              <w:jc w:val="both"/>
              <w:rPr>
                <w:rFonts w:hint="eastAsia"/>
                <w:sz w:val="24"/>
                <w:szCs w:val="24"/>
                <w:lang w:eastAsia="zh-CN"/>
              </w:rPr>
            </w:pPr>
            <w:r>
              <w:rPr>
                <w:sz w:val="24"/>
                <w:szCs w:val="24"/>
                <w:lang w:eastAsia="zh-CN"/>
              </w:rPr>
              <w:t>独立重排序服务；只对召回候选集执行精排。</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7A56F3D7" w14:textId="77777777" w:rsidR="00FD0F63" w:rsidRDefault="00000000">
            <w:pPr>
              <w:spacing w:after="0" w:line="269" w:lineRule="auto"/>
              <w:jc w:val="both"/>
              <w:rPr>
                <w:rFonts w:hint="eastAsia"/>
                <w:sz w:val="24"/>
                <w:szCs w:val="24"/>
                <w:lang w:eastAsia="zh-CN"/>
              </w:rPr>
            </w:pPr>
            <w:r>
              <w:rPr>
                <w:sz w:val="24"/>
                <w:szCs w:val="24"/>
                <w:lang w:eastAsia="zh-CN"/>
              </w:rPr>
              <w:t>降低RAG召回噪声，提高引用片段相关性。</w:t>
            </w:r>
          </w:p>
        </w:tc>
      </w:tr>
      <w:tr w:rsidR="00FD0F63" w14:paraId="029D4BBC"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C3CFA23" w14:textId="77777777" w:rsidR="00FD0F63" w:rsidRDefault="00000000">
            <w:pPr>
              <w:spacing w:after="0" w:line="269" w:lineRule="auto"/>
              <w:jc w:val="both"/>
              <w:rPr>
                <w:rFonts w:hint="eastAsia"/>
                <w:sz w:val="24"/>
                <w:szCs w:val="24"/>
              </w:rPr>
            </w:pPr>
            <w:r>
              <w:rPr>
                <w:sz w:val="24"/>
                <w:szCs w:val="24"/>
              </w:rPr>
              <w:t>文档解析</w:t>
            </w:r>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0A54D713" w14:textId="77777777" w:rsidR="00FD0F63" w:rsidRDefault="00000000">
            <w:pPr>
              <w:spacing w:after="0" w:line="269" w:lineRule="auto"/>
              <w:jc w:val="both"/>
              <w:rPr>
                <w:rFonts w:hint="eastAsia"/>
                <w:sz w:val="24"/>
                <w:szCs w:val="24"/>
              </w:rPr>
            </w:pPr>
            <w:r>
              <w:rPr>
                <w:sz w:val="24"/>
                <w:szCs w:val="24"/>
              </w:rPr>
              <w:t>PDF/Word/Excel/TXT解析器，复杂PDF可采用OCR/版面解析服务</w:t>
            </w:r>
            <w:r>
              <w:rPr>
                <w:rFonts w:hint="eastAsia"/>
                <w:sz w:val="24"/>
                <w:szCs w:val="24"/>
                <w:lang w:eastAsia="zh-CN"/>
              </w:rPr>
              <w:t>（如Mineru）</w:t>
            </w:r>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73CBBCE1" w14:textId="77777777" w:rsidR="00FD0F63" w:rsidRDefault="00000000">
            <w:pPr>
              <w:spacing w:after="0" w:line="269" w:lineRule="auto"/>
              <w:jc w:val="both"/>
              <w:rPr>
                <w:rFonts w:hint="eastAsia"/>
                <w:sz w:val="24"/>
                <w:szCs w:val="24"/>
                <w:lang w:eastAsia="zh-CN"/>
              </w:rPr>
            </w:pPr>
            <w:r>
              <w:rPr>
                <w:sz w:val="24"/>
                <w:szCs w:val="24"/>
                <w:lang w:eastAsia="zh-CN"/>
              </w:rPr>
              <w:t>异步任务方式；解析结果经人工抽检后入库。</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6A1A00CB" w14:textId="77777777" w:rsidR="00FD0F63" w:rsidRDefault="00000000">
            <w:pPr>
              <w:spacing w:after="0" w:line="269" w:lineRule="auto"/>
              <w:jc w:val="both"/>
              <w:rPr>
                <w:rFonts w:hint="eastAsia"/>
                <w:sz w:val="24"/>
                <w:szCs w:val="24"/>
                <w:lang w:eastAsia="zh-CN"/>
              </w:rPr>
            </w:pPr>
            <w:r>
              <w:rPr>
                <w:sz w:val="24"/>
                <w:szCs w:val="24"/>
                <w:lang w:eastAsia="zh-CN"/>
              </w:rPr>
              <w:t>扫描件、表格、公式等需要设定专项抽检规则。</w:t>
            </w:r>
          </w:p>
        </w:tc>
      </w:tr>
    </w:tbl>
    <w:p w14:paraId="55811941"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34" w:name="_Toc235116257"/>
      <w:r>
        <w:rPr>
          <w:rFonts w:ascii="黑体" w:eastAsia="黑体" w:hAnsi="黑体"/>
          <w:color w:val="1F4E79"/>
          <w:sz w:val="32"/>
          <w:lang w:eastAsia="zh-CN"/>
        </w:rPr>
        <w:t>跨区网络与安全方案</w:t>
      </w:r>
      <w:bookmarkEnd w:id="34"/>
    </w:p>
    <w:p w14:paraId="54B2C3FB"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35" w:name="_Toc235116258"/>
      <w:r>
        <w:rPr>
          <w:rFonts w:ascii="黑体" w:eastAsia="黑体" w:hAnsi="黑体"/>
          <w:color w:val="1F4E79"/>
          <w:sz w:val="30"/>
          <w:szCs w:val="30"/>
          <w:lang w:eastAsia="zh-CN"/>
        </w:rPr>
        <w:t>网络现状与设计原则</w:t>
      </w:r>
      <w:bookmarkEnd w:id="35"/>
    </w:p>
    <w:p w14:paraId="26EE6AE5" w14:textId="4FBD516F" w:rsidR="00FD0F63" w:rsidRDefault="00000000">
      <w:pPr>
        <w:spacing w:after="0" w:line="360" w:lineRule="auto"/>
        <w:ind w:firstLineChars="200" w:firstLine="480"/>
        <w:jc w:val="both"/>
        <w:rPr>
          <w:rFonts w:hint="eastAsia"/>
          <w:sz w:val="24"/>
          <w:szCs w:val="24"/>
          <w:lang w:eastAsia="zh-CN"/>
        </w:rPr>
      </w:pPr>
      <w:r>
        <w:rPr>
          <w:sz w:val="24"/>
          <w:szCs w:val="24"/>
          <w:lang w:eastAsia="zh-CN"/>
        </w:rPr>
        <w:t>本项目AI服务器部署在</w:t>
      </w:r>
      <w:r w:rsidR="00CC10CD">
        <w:rPr>
          <w:rFonts w:hint="eastAsia"/>
          <w:sz w:val="24"/>
          <w:szCs w:val="24"/>
          <w:lang w:eastAsia="zh-CN"/>
        </w:rPr>
        <w:t>政务云</w:t>
      </w:r>
      <w:r>
        <w:rPr>
          <w:sz w:val="24"/>
          <w:szCs w:val="24"/>
          <w:lang w:eastAsia="zh-CN"/>
        </w:rPr>
        <w:t>政务外网区；既有业务系统及其数据库部署在六里桥互联网区。两侧网络通过金山云策略实现受控互通，主要用于SQL查询及业务接口调用。该网络结构决定了本项目必须以“跨区最小数据访问”为基本原则，避免将业务数据库全量同步至AI服务器或开放不受控制的双向访问。</w:t>
      </w:r>
    </w:p>
    <w:p w14:paraId="7DC1CFCE" w14:textId="03F23606" w:rsidR="00FD0F63" w:rsidRDefault="009E1A54">
      <w:pPr>
        <w:spacing w:after="0" w:line="360" w:lineRule="auto"/>
        <w:jc w:val="both"/>
        <w:rPr>
          <w:rFonts w:hint="eastAsia"/>
          <w:sz w:val="24"/>
          <w:szCs w:val="24"/>
          <w:lang w:eastAsia="zh-CN"/>
        </w:rPr>
      </w:pPr>
      <w:r>
        <w:rPr>
          <w:noProof/>
        </w:rPr>
        <w:lastRenderedPageBreak/>
        <w:drawing>
          <wp:inline distT="0" distB="0" distL="0" distR="0" wp14:anchorId="7E0F3195" wp14:editId="7315C82E">
            <wp:extent cx="6217920" cy="3601720"/>
            <wp:effectExtent l="0" t="0" r="0" b="0"/>
            <wp:docPr id="1739273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3539" name=""/>
                    <pic:cNvPicPr/>
                  </pic:nvPicPr>
                  <pic:blipFill>
                    <a:blip r:embed="rId20"/>
                    <a:stretch>
                      <a:fillRect/>
                    </a:stretch>
                  </pic:blipFill>
                  <pic:spPr>
                    <a:xfrm>
                      <a:off x="0" y="0"/>
                      <a:ext cx="6217920" cy="3601720"/>
                    </a:xfrm>
                    <a:prstGeom prst="rect">
                      <a:avLst/>
                    </a:prstGeom>
                  </pic:spPr>
                </pic:pic>
              </a:graphicData>
            </a:graphic>
          </wp:inline>
        </w:drawing>
      </w:r>
    </w:p>
    <w:p w14:paraId="1BB0E2CF" w14:textId="0E4617D9" w:rsidR="00FD0F63" w:rsidRPr="00FD6A98" w:rsidRDefault="00000000" w:rsidP="00FD6A98">
      <w:pPr>
        <w:pStyle w:val="a7"/>
        <w:spacing w:after="0"/>
        <w:ind w:firstLineChars="200" w:firstLine="482"/>
        <w:jc w:val="center"/>
        <w:rPr>
          <w:rFonts w:hint="eastAsia"/>
          <w:sz w:val="24"/>
          <w:szCs w:val="24"/>
          <w:lang w:eastAsia="zh-CN"/>
        </w:rPr>
      </w:pPr>
      <w:r>
        <w:rPr>
          <w:rFonts w:hint="eastAsia"/>
          <w:sz w:val="24"/>
          <w:szCs w:val="24"/>
          <w:lang w:eastAsia="zh-CN"/>
        </w:rPr>
        <w:t>图5-1 跨区网络与安全边界示意图</w:t>
      </w:r>
    </w:p>
    <w:p w14:paraId="6BF9DE5D"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36" w:name="_Toc235116259"/>
      <w:r>
        <w:rPr>
          <w:rFonts w:ascii="黑体" w:eastAsia="黑体" w:hAnsi="黑体"/>
          <w:color w:val="1F4E79"/>
          <w:sz w:val="30"/>
          <w:szCs w:val="30"/>
          <w:lang w:eastAsia="zh-CN"/>
        </w:rPr>
        <w:t>跨区访问控制策略</w:t>
      </w:r>
      <w:bookmarkEnd w:id="36"/>
    </w:p>
    <w:p w14:paraId="3BB417FB" w14:textId="0F469FBA" w:rsidR="00FD0F63" w:rsidRDefault="00F628E8">
      <w:pPr>
        <w:spacing w:after="0" w:line="360" w:lineRule="auto"/>
        <w:ind w:firstLineChars="200" w:firstLine="480"/>
        <w:rPr>
          <w:sz w:val="24"/>
          <w:szCs w:val="24"/>
          <w:lang w:eastAsia="zh-CN"/>
        </w:rPr>
      </w:pPr>
      <w:r>
        <w:rPr>
          <w:rFonts w:hint="eastAsia"/>
          <w:sz w:val="24"/>
          <w:szCs w:val="24"/>
          <w:lang w:eastAsia="zh-CN"/>
        </w:rPr>
        <w:t>政务云政务外网区</w:t>
      </w:r>
      <w:r w:rsidR="00000000">
        <w:rPr>
          <w:sz w:val="24"/>
          <w:szCs w:val="24"/>
          <w:lang w:eastAsia="zh-CN"/>
        </w:rPr>
        <w:t>与六里桥之间的跨区互通按最小开放原则实施，仅允许业务调用、受控数据查询、报告回传及授权运维等必要方向，并通过源/目的地址、协议端口、认证鉴权、加密传输和策略审批进行约束。禁止互联网直连与不受控双向访问，所有跨区策略纳入清单管理并可审计、可回滚。具体访问方向及控制要求见下表</w:t>
      </w:r>
      <w:r w:rsidR="00000000">
        <w:rPr>
          <w:rFonts w:hint="eastAsia"/>
          <w:sz w:val="24"/>
          <w:szCs w:val="24"/>
          <w:lang w:eastAsia="zh-CN"/>
        </w:rPr>
        <w:t>5-2。</w:t>
      </w:r>
    </w:p>
    <w:p w14:paraId="5B29252D" w14:textId="79F9F0FF" w:rsidR="00F7138C" w:rsidRDefault="00F7138C" w:rsidP="00713A3C">
      <w:pPr>
        <w:pStyle w:val="a7"/>
        <w:spacing w:after="0"/>
        <w:ind w:firstLineChars="200" w:firstLine="482"/>
        <w:jc w:val="center"/>
        <w:rPr>
          <w:rFonts w:hint="eastAsia"/>
          <w:sz w:val="24"/>
          <w:szCs w:val="24"/>
          <w:lang w:eastAsia="zh-CN"/>
        </w:rPr>
      </w:pPr>
      <w:r>
        <w:rPr>
          <w:rFonts w:hint="eastAsia"/>
          <w:sz w:val="24"/>
          <w:szCs w:val="24"/>
          <w:lang w:eastAsia="zh-CN"/>
        </w:rPr>
        <w:t>表5-2</w:t>
      </w:r>
      <w:r>
        <w:rPr>
          <w:rFonts w:hint="eastAsia"/>
          <w:sz w:val="24"/>
          <w:szCs w:val="24"/>
          <w:lang w:eastAsia="zh-CN"/>
        </w:rPr>
        <w:t xml:space="preserve"> 跨区访问控制策略 </w:t>
      </w:r>
    </w:p>
    <w:tbl>
      <w:tblPr>
        <w:tblStyle w:val="afe"/>
        <w:tblW w:w="9833" w:type="dxa"/>
        <w:jc w:val="center"/>
        <w:tblLayout w:type="fixed"/>
        <w:tblLook w:val="04A0" w:firstRow="1" w:lastRow="0" w:firstColumn="1" w:lastColumn="0" w:noHBand="0" w:noVBand="1"/>
      </w:tblPr>
      <w:tblGrid>
        <w:gridCol w:w="1584"/>
        <w:gridCol w:w="2088"/>
        <w:gridCol w:w="2376"/>
        <w:gridCol w:w="1944"/>
        <w:gridCol w:w="1841"/>
      </w:tblGrid>
      <w:tr w:rsidR="00FD0F63" w14:paraId="1379422E" w14:textId="77777777">
        <w:trPr>
          <w:cantSplit/>
          <w:tblHeader/>
          <w:jc w:val="center"/>
        </w:trPr>
        <w:tc>
          <w:tcPr>
            <w:tcW w:w="15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BD47458" w14:textId="77777777" w:rsidR="00FD0F63" w:rsidRDefault="00000000">
            <w:pPr>
              <w:spacing w:before="20" w:after="20" w:line="264" w:lineRule="auto"/>
              <w:jc w:val="center"/>
              <w:rPr>
                <w:rFonts w:hint="eastAsia"/>
                <w:sz w:val="24"/>
                <w:szCs w:val="24"/>
              </w:rPr>
            </w:pPr>
            <w:r>
              <w:rPr>
                <w:b/>
                <w:color w:val="FFFFFF"/>
                <w:sz w:val="24"/>
                <w:szCs w:val="24"/>
              </w:rPr>
              <w:t>访问方向</w:t>
            </w:r>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08036CC" w14:textId="77777777" w:rsidR="00FD0F63" w:rsidRDefault="00000000">
            <w:pPr>
              <w:spacing w:before="20" w:after="20" w:line="264" w:lineRule="auto"/>
              <w:jc w:val="center"/>
              <w:rPr>
                <w:rFonts w:hint="eastAsia"/>
                <w:sz w:val="24"/>
                <w:szCs w:val="24"/>
              </w:rPr>
            </w:pPr>
            <w:r>
              <w:rPr>
                <w:b/>
                <w:color w:val="FFFFFF"/>
                <w:sz w:val="24"/>
                <w:szCs w:val="24"/>
              </w:rPr>
              <w:t>源端</w:t>
            </w:r>
          </w:p>
        </w:tc>
        <w:tc>
          <w:tcPr>
            <w:tcW w:w="23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1C3206D" w14:textId="77777777" w:rsidR="00FD0F63" w:rsidRDefault="00000000">
            <w:pPr>
              <w:spacing w:before="20" w:after="20" w:line="264" w:lineRule="auto"/>
              <w:jc w:val="center"/>
              <w:rPr>
                <w:rFonts w:hint="eastAsia"/>
                <w:sz w:val="24"/>
                <w:szCs w:val="24"/>
              </w:rPr>
            </w:pPr>
            <w:r>
              <w:rPr>
                <w:b/>
                <w:color w:val="FFFFFF"/>
                <w:sz w:val="24"/>
                <w:szCs w:val="24"/>
              </w:rPr>
              <w:t>目的端</w:t>
            </w:r>
          </w:p>
        </w:tc>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5BFDA28" w14:textId="77777777" w:rsidR="00FD0F63" w:rsidRDefault="00000000">
            <w:pPr>
              <w:spacing w:before="20" w:after="20" w:line="264" w:lineRule="auto"/>
              <w:jc w:val="center"/>
              <w:rPr>
                <w:rFonts w:hint="eastAsia"/>
                <w:sz w:val="24"/>
                <w:szCs w:val="24"/>
              </w:rPr>
            </w:pPr>
            <w:r>
              <w:rPr>
                <w:b/>
                <w:color w:val="FFFFFF"/>
                <w:sz w:val="24"/>
                <w:szCs w:val="24"/>
              </w:rPr>
              <w:t>协议/端口</w:t>
            </w:r>
          </w:p>
        </w:tc>
        <w:tc>
          <w:tcPr>
            <w:tcW w:w="184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C20DADD" w14:textId="77777777" w:rsidR="00FD0F63" w:rsidRDefault="00000000">
            <w:pPr>
              <w:spacing w:before="20" w:after="20" w:line="264" w:lineRule="auto"/>
              <w:jc w:val="center"/>
              <w:rPr>
                <w:rFonts w:hint="eastAsia"/>
                <w:sz w:val="24"/>
                <w:szCs w:val="24"/>
              </w:rPr>
            </w:pPr>
            <w:r>
              <w:rPr>
                <w:b/>
                <w:color w:val="FFFFFF"/>
                <w:sz w:val="24"/>
                <w:szCs w:val="24"/>
              </w:rPr>
              <w:t>安全控制要求</w:t>
            </w:r>
          </w:p>
        </w:tc>
      </w:tr>
      <w:tr w:rsidR="00FD0F63" w14:paraId="3C8716F4"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DEC95C9" w14:textId="77777777" w:rsidR="00FD0F63" w:rsidRDefault="00000000">
            <w:pPr>
              <w:spacing w:after="0" w:line="269" w:lineRule="auto"/>
              <w:jc w:val="both"/>
              <w:rPr>
                <w:rFonts w:hint="eastAsia"/>
                <w:sz w:val="24"/>
                <w:szCs w:val="24"/>
              </w:rPr>
            </w:pPr>
            <w:r>
              <w:rPr>
                <w:sz w:val="24"/>
                <w:szCs w:val="24"/>
              </w:rPr>
              <w:t>业务调用</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683B06E6" w14:textId="77777777" w:rsidR="00FD0F63" w:rsidRDefault="00000000">
            <w:pPr>
              <w:spacing w:after="0" w:line="269" w:lineRule="auto"/>
              <w:jc w:val="both"/>
              <w:rPr>
                <w:rFonts w:hint="eastAsia"/>
                <w:sz w:val="24"/>
                <w:szCs w:val="24"/>
                <w:lang w:eastAsia="zh-CN"/>
              </w:rPr>
            </w:pPr>
            <w:r>
              <w:rPr>
                <w:sz w:val="24"/>
                <w:szCs w:val="24"/>
                <w:lang w:eastAsia="zh-CN"/>
              </w:rPr>
              <w:t>六里桥互联网区业务系统</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3B849F50" w14:textId="35D25D8A" w:rsidR="00FD0F63" w:rsidRDefault="00D241EA">
            <w:pPr>
              <w:spacing w:after="0" w:line="269" w:lineRule="auto"/>
              <w:jc w:val="both"/>
              <w:rPr>
                <w:rFonts w:hint="eastAsia"/>
                <w:sz w:val="24"/>
                <w:szCs w:val="24"/>
                <w:lang w:eastAsia="zh-CN"/>
              </w:rPr>
            </w:pPr>
            <w:r>
              <w:rPr>
                <w:rFonts w:hint="eastAsia"/>
                <w:sz w:val="24"/>
                <w:szCs w:val="24"/>
                <w:lang w:eastAsia="zh-CN"/>
              </w:rPr>
              <w:t>政务云</w:t>
            </w:r>
            <w:r w:rsidR="00000000">
              <w:rPr>
                <w:sz w:val="24"/>
                <w:szCs w:val="24"/>
                <w:lang w:eastAsia="zh-CN"/>
              </w:rPr>
              <w:t>政务外网区AI应用网关</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9E0A045" w14:textId="77777777" w:rsidR="00FD0F63" w:rsidRDefault="00000000">
            <w:pPr>
              <w:spacing w:after="0" w:line="269" w:lineRule="auto"/>
              <w:jc w:val="both"/>
              <w:rPr>
                <w:rFonts w:hint="eastAsia"/>
                <w:sz w:val="24"/>
                <w:szCs w:val="24"/>
              </w:rPr>
            </w:pPr>
            <w:r>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9715998" w14:textId="77777777" w:rsidR="00FD0F63" w:rsidRDefault="00000000">
            <w:pPr>
              <w:spacing w:after="0" w:line="269" w:lineRule="auto"/>
              <w:jc w:val="both"/>
              <w:rPr>
                <w:rFonts w:hint="eastAsia"/>
                <w:sz w:val="24"/>
                <w:szCs w:val="24"/>
                <w:lang w:eastAsia="zh-CN"/>
              </w:rPr>
            </w:pPr>
            <w:r>
              <w:rPr>
                <w:sz w:val="24"/>
                <w:szCs w:val="24"/>
                <w:lang w:eastAsia="zh-CN"/>
              </w:rPr>
              <w:t>仅允许业务系统固定出口IP；双向TLS或Token校验；限流、签名、审计。</w:t>
            </w:r>
          </w:p>
        </w:tc>
      </w:tr>
      <w:tr w:rsidR="00FD0F63" w14:paraId="05942D69"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25885659" w14:textId="77777777" w:rsidR="00FD0F63" w:rsidRDefault="00000000">
            <w:pPr>
              <w:spacing w:after="0" w:line="269" w:lineRule="auto"/>
              <w:jc w:val="both"/>
              <w:rPr>
                <w:rFonts w:hint="eastAsia"/>
                <w:sz w:val="24"/>
                <w:szCs w:val="24"/>
              </w:rPr>
            </w:pPr>
            <w:r>
              <w:rPr>
                <w:sz w:val="24"/>
                <w:szCs w:val="24"/>
              </w:rPr>
              <w:lastRenderedPageBreak/>
              <w:t>数据查询</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A6567A6" w14:textId="1B8A2F80" w:rsidR="00FD0F63" w:rsidRDefault="00616F0B">
            <w:pPr>
              <w:spacing w:after="0" w:line="269" w:lineRule="auto"/>
              <w:jc w:val="both"/>
              <w:rPr>
                <w:rFonts w:hint="eastAsia"/>
                <w:sz w:val="24"/>
                <w:szCs w:val="24"/>
                <w:lang w:eastAsia="zh-CN"/>
              </w:rPr>
            </w:pPr>
            <w:r>
              <w:rPr>
                <w:rFonts w:hint="eastAsia"/>
                <w:sz w:val="24"/>
                <w:szCs w:val="24"/>
                <w:lang w:eastAsia="zh-CN"/>
              </w:rPr>
              <w:t>政务云</w:t>
            </w:r>
            <w:r w:rsidR="00000000">
              <w:rPr>
                <w:sz w:val="24"/>
                <w:szCs w:val="24"/>
                <w:lang w:eastAsia="zh-CN"/>
              </w:rPr>
              <w:t>政务外网区数据访问服务</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1F464AE9" w14:textId="77777777" w:rsidR="00FD0F63" w:rsidRDefault="00000000">
            <w:pPr>
              <w:spacing w:after="0" w:line="269" w:lineRule="auto"/>
              <w:jc w:val="both"/>
              <w:rPr>
                <w:rFonts w:hint="eastAsia"/>
                <w:sz w:val="24"/>
                <w:szCs w:val="24"/>
                <w:lang w:eastAsia="zh-CN"/>
              </w:rPr>
            </w:pPr>
            <w:r>
              <w:rPr>
                <w:sz w:val="24"/>
                <w:szCs w:val="24"/>
                <w:lang w:eastAsia="zh-CN"/>
              </w:rPr>
              <w:t>六里桥互联网区业务数据库或数据服务</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6B48D02" w14:textId="77777777" w:rsidR="00FD0F63" w:rsidRDefault="00000000">
            <w:pPr>
              <w:spacing w:after="0" w:line="269" w:lineRule="auto"/>
              <w:jc w:val="both"/>
              <w:rPr>
                <w:rFonts w:hint="eastAsia"/>
                <w:sz w:val="24"/>
                <w:szCs w:val="24"/>
                <w:lang w:eastAsia="zh-CN"/>
              </w:rPr>
            </w:pPr>
            <w:r>
              <w:rPr>
                <w:sz w:val="24"/>
                <w:szCs w:val="24"/>
                <w:lang w:eastAsia="zh-CN"/>
              </w:rPr>
              <w:t>优先HTTPS/443；确需直连时使用数据库TLS端口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379260B1" w14:textId="77777777" w:rsidR="00FD0F63" w:rsidRDefault="00000000">
            <w:pPr>
              <w:spacing w:after="0" w:line="269" w:lineRule="auto"/>
              <w:jc w:val="both"/>
              <w:rPr>
                <w:rFonts w:hint="eastAsia"/>
                <w:sz w:val="24"/>
                <w:szCs w:val="24"/>
                <w:lang w:eastAsia="zh-CN"/>
              </w:rPr>
            </w:pPr>
            <w:r>
              <w:rPr>
                <w:sz w:val="24"/>
                <w:szCs w:val="24"/>
                <w:lang w:eastAsia="zh-CN"/>
              </w:rPr>
              <w:t>采用只读账号、对象白名单、IP白名单、最短连接时长、SQL语法/权限校验。</w:t>
            </w:r>
          </w:p>
        </w:tc>
      </w:tr>
      <w:tr w:rsidR="00FD0F63" w14:paraId="7BDAE525"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09ED715" w14:textId="77777777" w:rsidR="00FD0F63" w:rsidRDefault="00000000">
            <w:pPr>
              <w:spacing w:after="0" w:line="269" w:lineRule="auto"/>
              <w:jc w:val="both"/>
              <w:rPr>
                <w:rFonts w:hint="eastAsia"/>
                <w:sz w:val="24"/>
                <w:szCs w:val="24"/>
              </w:rPr>
            </w:pPr>
            <w:r>
              <w:rPr>
                <w:sz w:val="24"/>
                <w:szCs w:val="24"/>
              </w:rPr>
              <w:t>报告回传</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8AE147A" w14:textId="7AA6E360" w:rsidR="00FD0F63" w:rsidRDefault="00E6028F">
            <w:pPr>
              <w:spacing w:after="0" w:line="269" w:lineRule="auto"/>
              <w:jc w:val="both"/>
              <w:rPr>
                <w:rFonts w:hint="eastAsia"/>
                <w:sz w:val="24"/>
                <w:szCs w:val="24"/>
                <w:lang w:eastAsia="zh-CN"/>
              </w:rPr>
            </w:pPr>
            <w:r>
              <w:rPr>
                <w:rFonts w:hint="eastAsia"/>
                <w:sz w:val="24"/>
                <w:szCs w:val="24"/>
                <w:lang w:eastAsia="zh-CN"/>
              </w:rPr>
              <w:t>政务云</w:t>
            </w:r>
            <w:r w:rsidR="00000000">
              <w:rPr>
                <w:sz w:val="24"/>
                <w:szCs w:val="24"/>
                <w:lang w:eastAsia="zh-CN"/>
              </w:rPr>
              <w:t>政务外网区报告服务</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1954499D" w14:textId="77777777" w:rsidR="00FD0F63" w:rsidRDefault="00000000">
            <w:pPr>
              <w:spacing w:after="0" w:line="269" w:lineRule="auto"/>
              <w:jc w:val="both"/>
              <w:rPr>
                <w:rFonts w:hint="eastAsia"/>
                <w:sz w:val="24"/>
                <w:szCs w:val="24"/>
                <w:lang w:eastAsia="zh-CN"/>
              </w:rPr>
            </w:pPr>
            <w:r>
              <w:rPr>
                <w:sz w:val="24"/>
                <w:szCs w:val="24"/>
                <w:lang w:eastAsia="zh-CN"/>
              </w:rPr>
              <w:t>六里桥互联网区业务系统</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5198D5D7" w14:textId="77777777" w:rsidR="00FD0F63" w:rsidRDefault="00000000">
            <w:pPr>
              <w:spacing w:after="0" w:line="269" w:lineRule="auto"/>
              <w:jc w:val="both"/>
              <w:rPr>
                <w:rFonts w:hint="eastAsia"/>
                <w:sz w:val="24"/>
                <w:szCs w:val="24"/>
              </w:rPr>
            </w:pPr>
            <w:r>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F506FB8" w14:textId="77777777" w:rsidR="00FD0F63" w:rsidRDefault="00000000">
            <w:pPr>
              <w:spacing w:after="0" w:line="269" w:lineRule="auto"/>
              <w:jc w:val="both"/>
              <w:rPr>
                <w:rFonts w:hint="eastAsia"/>
                <w:sz w:val="24"/>
                <w:szCs w:val="24"/>
                <w:lang w:eastAsia="zh-CN"/>
              </w:rPr>
            </w:pPr>
            <w:r>
              <w:rPr>
                <w:sz w:val="24"/>
                <w:szCs w:val="24"/>
                <w:lang w:eastAsia="zh-CN"/>
              </w:rPr>
              <w:t>返回受控下载链接或文件流；不开放目录共享。</w:t>
            </w:r>
          </w:p>
        </w:tc>
      </w:tr>
      <w:tr w:rsidR="00FD0F63" w14:paraId="3D6757D7"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1795ADA9" w14:textId="77777777" w:rsidR="00FD0F63" w:rsidRDefault="00000000">
            <w:pPr>
              <w:spacing w:after="0" w:line="269" w:lineRule="auto"/>
              <w:jc w:val="both"/>
              <w:rPr>
                <w:rFonts w:hint="eastAsia"/>
                <w:sz w:val="24"/>
                <w:szCs w:val="24"/>
              </w:rPr>
            </w:pPr>
            <w:r>
              <w:rPr>
                <w:sz w:val="24"/>
                <w:szCs w:val="24"/>
              </w:rPr>
              <w:t>运维管理</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6433F18D" w14:textId="77777777" w:rsidR="00FD0F63" w:rsidRDefault="00000000">
            <w:pPr>
              <w:spacing w:after="0" w:line="269" w:lineRule="auto"/>
              <w:jc w:val="both"/>
              <w:rPr>
                <w:rFonts w:hint="eastAsia"/>
                <w:sz w:val="24"/>
                <w:szCs w:val="24"/>
              </w:rPr>
            </w:pPr>
            <w:r>
              <w:rPr>
                <w:sz w:val="24"/>
                <w:szCs w:val="24"/>
              </w:rPr>
              <w:t>甲方授权运维终端</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37C6A12A" w14:textId="4A4B224D" w:rsidR="00FD0F63" w:rsidRDefault="006B5F27">
            <w:pPr>
              <w:spacing w:after="0" w:line="269" w:lineRule="auto"/>
              <w:jc w:val="both"/>
              <w:rPr>
                <w:rFonts w:hint="eastAsia"/>
                <w:sz w:val="24"/>
                <w:szCs w:val="24"/>
                <w:lang w:eastAsia="zh-CN"/>
              </w:rPr>
            </w:pPr>
            <w:r>
              <w:rPr>
                <w:rFonts w:hint="eastAsia"/>
                <w:sz w:val="24"/>
                <w:szCs w:val="24"/>
                <w:lang w:eastAsia="zh-CN"/>
              </w:rPr>
              <w:t>政务云</w:t>
            </w:r>
            <w:r w:rsidR="00000000">
              <w:rPr>
                <w:sz w:val="24"/>
                <w:szCs w:val="24"/>
                <w:lang w:eastAsia="zh-CN"/>
              </w:rPr>
              <w:t>政务外网区服务器</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A219429" w14:textId="77777777" w:rsidR="00FD0F63" w:rsidRDefault="00000000">
            <w:pPr>
              <w:spacing w:after="0" w:line="269" w:lineRule="auto"/>
              <w:jc w:val="both"/>
              <w:rPr>
                <w:rFonts w:hint="eastAsia"/>
                <w:sz w:val="24"/>
                <w:szCs w:val="24"/>
              </w:rPr>
            </w:pPr>
            <w:r>
              <w:rPr>
                <w:sz w:val="24"/>
                <w:szCs w:val="24"/>
              </w:rPr>
              <w:t>堡垒机/SSH/HTTPS管理端口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553DC2CF" w14:textId="77777777" w:rsidR="00FD0F63" w:rsidRDefault="00000000">
            <w:pPr>
              <w:keepNext/>
              <w:spacing w:after="0" w:line="269" w:lineRule="auto"/>
              <w:jc w:val="both"/>
              <w:rPr>
                <w:rFonts w:hint="eastAsia"/>
                <w:sz w:val="24"/>
                <w:szCs w:val="24"/>
                <w:lang w:eastAsia="zh-CN"/>
              </w:rPr>
            </w:pPr>
            <w:r>
              <w:rPr>
                <w:sz w:val="24"/>
                <w:szCs w:val="24"/>
                <w:lang w:eastAsia="zh-CN"/>
              </w:rPr>
              <w:t>禁止互联网直连；多因素认证、命令审计、会话录像或日志留痕。</w:t>
            </w:r>
          </w:p>
        </w:tc>
      </w:tr>
    </w:tbl>
    <w:p w14:paraId="6A949F72"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37" w:name="_Toc235116260"/>
      <w:r>
        <w:rPr>
          <w:rFonts w:ascii="黑体" w:eastAsia="黑体" w:hAnsi="黑体"/>
          <w:color w:val="1F4E79"/>
          <w:sz w:val="30"/>
          <w:szCs w:val="30"/>
          <w:lang w:eastAsia="zh-CN"/>
        </w:rPr>
        <w:t>数据访问方式</w:t>
      </w:r>
      <w:bookmarkEnd w:id="37"/>
    </w:p>
    <w:p w14:paraId="62B5CAC1" w14:textId="017FD71B" w:rsidR="00FD0F63" w:rsidRDefault="00000000">
      <w:pPr>
        <w:spacing w:after="0" w:line="360" w:lineRule="auto"/>
        <w:ind w:firstLineChars="200" w:firstLine="480"/>
        <w:jc w:val="both"/>
        <w:rPr>
          <w:sz w:val="24"/>
          <w:szCs w:val="24"/>
          <w:lang w:eastAsia="zh-CN"/>
        </w:rPr>
      </w:pPr>
      <w:r>
        <w:rPr>
          <w:sz w:val="24"/>
          <w:szCs w:val="24"/>
          <w:lang w:eastAsia="zh-CN"/>
        </w:rPr>
        <w:t>数据访问采用“受控数据库直连（只读）”方式实施：由政务外网区AI平台数据访问服务，使用专用只读账号经受控通道连接六里桥互联网区指定业务数据库视图或存储过程，获取智能数据查询与报告生成所需数据。访问过程须满足账号最小授权、对象/字段白名单、SQL安全校验、传输加密、结果最小化缓存及全程审计等要求；禁止应用前端或其他未授权组件直接连接六里桥业务数据库，禁止对业务库执行写入、结构变更及非白名单操作，不得在 AI 侧形成业务数据全量副本。具体控制要求见下表</w:t>
      </w:r>
      <w:r>
        <w:rPr>
          <w:rFonts w:hint="eastAsia"/>
          <w:sz w:val="24"/>
          <w:szCs w:val="24"/>
          <w:lang w:eastAsia="zh-CN"/>
        </w:rPr>
        <w:t>5-3</w:t>
      </w:r>
      <w:r>
        <w:rPr>
          <w:sz w:val="24"/>
          <w:szCs w:val="24"/>
          <w:lang w:eastAsia="zh-CN"/>
        </w:rPr>
        <w:t>。</w:t>
      </w:r>
    </w:p>
    <w:p w14:paraId="0F8D0A5B" w14:textId="300A01C9" w:rsidR="00F12848" w:rsidRDefault="00F12848" w:rsidP="00713A3C">
      <w:pPr>
        <w:pStyle w:val="a7"/>
        <w:spacing w:after="0"/>
        <w:ind w:firstLineChars="200" w:firstLine="482"/>
        <w:jc w:val="center"/>
        <w:rPr>
          <w:rFonts w:hint="eastAsia"/>
          <w:sz w:val="24"/>
          <w:szCs w:val="24"/>
          <w:lang w:eastAsia="zh-CN"/>
        </w:rPr>
      </w:pPr>
      <w:r>
        <w:rPr>
          <w:rFonts w:hint="eastAsia"/>
          <w:sz w:val="24"/>
          <w:szCs w:val="24"/>
          <w:lang w:eastAsia="zh-CN"/>
        </w:rPr>
        <w:t>表5-3</w:t>
      </w:r>
      <w:r>
        <w:rPr>
          <w:rFonts w:hint="eastAsia"/>
          <w:sz w:val="24"/>
          <w:szCs w:val="24"/>
          <w:lang w:eastAsia="zh-CN"/>
        </w:rPr>
        <w:t xml:space="preserve"> 数据访问控制要求</w:t>
      </w:r>
    </w:p>
    <w:tbl>
      <w:tblPr>
        <w:tblStyle w:val="afe"/>
        <w:tblW w:w="9854" w:type="dxa"/>
        <w:jc w:val="center"/>
        <w:tblLayout w:type="fixed"/>
        <w:tblLook w:val="04A0" w:firstRow="1" w:lastRow="0" w:firstColumn="1" w:lastColumn="0" w:noHBand="0" w:noVBand="1"/>
      </w:tblPr>
      <w:tblGrid>
        <w:gridCol w:w="2015"/>
        <w:gridCol w:w="7839"/>
      </w:tblGrid>
      <w:tr w:rsidR="00FD0F63" w14:paraId="6509F12C" w14:textId="77777777">
        <w:trPr>
          <w:cantSplit/>
          <w:tblHeader/>
          <w:jc w:val="center"/>
        </w:trPr>
        <w:tc>
          <w:tcPr>
            <w:tcW w:w="201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3302EFE" w14:textId="77777777" w:rsidR="00FD0F63" w:rsidRDefault="00000000">
            <w:pPr>
              <w:spacing w:before="20" w:after="20" w:line="264" w:lineRule="auto"/>
              <w:jc w:val="center"/>
              <w:rPr>
                <w:rFonts w:hint="eastAsia"/>
                <w:sz w:val="24"/>
                <w:szCs w:val="24"/>
              </w:rPr>
            </w:pPr>
            <w:r>
              <w:rPr>
                <w:b/>
                <w:color w:val="FFFFFF"/>
                <w:sz w:val="24"/>
                <w:szCs w:val="24"/>
              </w:rPr>
              <w:t>控制项</w:t>
            </w:r>
          </w:p>
        </w:tc>
        <w:tc>
          <w:tcPr>
            <w:tcW w:w="783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A87C129" w14:textId="77777777" w:rsidR="00FD0F63" w:rsidRDefault="00000000">
            <w:pPr>
              <w:spacing w:before="20" w:after="20" w:line="264" w:lineRule="auto"/>
              <w:jc w:val="center"/>
              <w:rPr>
                <w:rFonts w:hint="eastAsia"/>
                <w:sz w:val="24"/>
                <w:szCs w:val="24"/>
              </w:rPr>
            </w:pPr>
            <w:r>
              <w:rPr>
                <w:b/>
                <w:color w:val="FFFFFF"/>
                <w:sz w:val="24"/>
                <w:szCs w:val="24"/>
              </w:rPr>
              <w:t>实施要求</w:t>
            </w:r>
          </w:p>
        </w:tc>
      </w:tr>
      <w:tr w:rsidR="00FD0F63" w14:paraId="0FACB31B"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976166D" w14:textId="77777777" w:rsidR="00FD0F63" w:rsidRDefault="00000000">
            <w:pPr>
              <w:spacing w:after="0" w:line="269" w:lineRule="auto"/>
              <w:jc w:val="both"/>
              <w:rPr>
                <w:rFonts w:hint="eastAsia"/>
                <w:sz w:val="24"/>
                <w:szCs w:val="24"/>
              </w:rPr>
            </w:pPr>
            <w:r>
              <w:rPr>
                <w:sz w:val="24"/>
                <w:szCs w:val="24"/>
              </w:rPr>
              <w:t>账号权限</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52472D96" w14:textId="77777777" w:rsidR="00FD0F63" w:rsidRDefault="00000000">
            <w:pPr>
              <w:spacing w:after="0" w:line="269" w:lineRule="auto"/>
              <w:jc w:val="both"/>
              <w:rPr>
                <w:rFonts w:hint="eastAsia"/>
                <w:sz w:val="24"/>
                <w:szCs w:val="24"/>
                <w:lang w:eastAsia="zh-CN"/>
              </w:rPr>
            </w:pPr>
            <w:r>
              <w:rPr>
                <w:sz w:val="24"/>
                <w:szCs w:val="24"/>
                <w:lang w:eastAsia="zh-CN"/>
              </w:rPr>
              <w:t>创建AI专用只读账号，仅授权指定库、指定视图、指定存储过程及必要字段；禁止INSERT、UPDATE、DELETE、DDL、EXEC非白名单过程。</w:t>
            </w:r>
          </w:p>
        </w:tc>
      </w:tr>
      <w:tr w:rsidR="00FD0F63" w14:paraId="62FA2605"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6F5FBD97" w14:textId="77777777" w:rsidR="00FD0F63" w:rsidRDefault="00000000">
            <w:pPr>
              <w:spacing w:after="0" w:line="269" w:lineRule="auto"/>
              <w:jc w:val="both"/>
              <w:rPr>
                <w:rFonts w:hint="eastAsia"/>
                <w:sz w:val="24"/>
                <w:szCs w:val="24"/>
              </w:rPr>
            </w:pPr>
            <w:r>
              <w:rPr>
                <w:sz w:val="24"/>
                <w:szCs w:val="24"/>
              </w:rPr>
              <w:t>SQL安全</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46F93F31" w14:textId="77777777" w:rsidR="00FD0F63" w:rsidRDefault="00000000">
            <w:pPr>
              <w:spacing w:after="0" w:line="269" w:lineRule="auto"/>
              <w:jc w:val="both"/>
              <w:rPr>
                <w:rFonts w:hint="eastAsia"/>
                <w:sz w:val="24"/>
                <w:szCs w:val="24"/>
                <w:lang w:eastAsia="zh-CN"/>
              </w:rPr>
            </w:pPr>
            <w:r>
              <w:rPr>
                <w:sz w:val="24"/>
                <w:szCs w:val="24"/>
                <w:lang w:eastAsia="zh-CN"/>
              </w:rPr>
              <w:t>NL2SQL生成SQL必须经AST解析、表/字段白名单、关键字拦截、参数化改写、返回行数上限、执行超时和Explain预校验后方可执行。</w:t>
            </w:r>
          </w:p>
        </w:tc>
      </w:tr>
      <w:tr w:rsidR="00FD0F63" w14:paraId="558471D8"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31918B3F" w14:textId="77777777" w:rsidR="00FD0F63" w:rsidRDefault="00000000">
            <w:pPr>
              <w:spacing w:after="0" w:line="269" w:lineRule="auto"/>
              <w:jc w:val="both"/>
              <w:rPr>
                <w:rFonts w:hint="eastAsia"/>
                <w:sz w:val="24"/>
                <w:szCs w:val="24"/>
              </w:rPr>
            </w:pPr>
            <w:r>
              <w:rPr>
                <w:sz w:val="24"/>
                <w:szCs w:val="24"/>
              </w:rPr>
              <w:t>数据最小化</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3797CC46" w14:textId="77777777" w:rsidR="00FD0F63" w:rsidRDefault="00000000">
            <w:pPr>
              <w:spacing w:after="0" w:line="269" w:lineRule="auto"/>
              <w:jc w:val="both"/>
              <w:rPr>
                <w:rFonts w:hint="eastAsia"/>
                <w:sz w:val="24"/>
                <w:szCs w:val="24"/>
                <w:lang w:eastAsia="zh-CN"/>
              </w:rPr>
            </w:pPr>
            <w:r>
              <w:rPr>
                <w:sz w:val="24"/>
                <w:szCs w:val="24"/>
                <w:lang w:eastAsia="zh-CN"/>
              </w:rPr>
              <w:t>仅查询当前会话所需的时间范围、站点范围和字段；结果短时缓存，超时自动清理；不得形成业务数据全量副本。</w:t>
            </w:r>
          </w:p>
        </w:tc>
      </w:tr>
      <w:tr w:rsidR="00FD0F63" w14:paraId="7B067018"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55105232" w14:textId="77777777" w:rsidR="00FD0F63" w:rsidRDefault="00000000">
            <w:pPr>
              <w:spacing w:after="0" w:line="269" w:lineRule="auto"/>
              <w:jc w:val="both"/>
              <w:rPr>
                <w:rFonts w:hint="eastAsia"/>
                <w:sz w:val="24"/>
                <w:szCs w:val="24"/>
              </w:rPr>
            </w:pPr>
            <w:r>
              <w:rPr>
                <w:sz w:val="24"/>
                <w:szCs w:val="24"/>
              </w:rPr>
              <w:t>传输加密</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6E2E2320" w14:textId="77777777" w:rsidR="00FD0F63" w:rsidRDefault="00000000">
            <w:pPr>
              <w:spacing w:after="0" w:line="269" w:lineRule="auto"/>
              <w:jc w:val="both"/>
              <w:rPr>
                <w:rFonts w:hint="eastAsia"/>
                <w:sz w:val="24"/>
                <w:szCs w:val="24"/>
                <w:lang w:eastAsia="zh-CN"/>
              </w:rPr>
            </w:pPr>
            <w:r>
              <w:rPr>
                <w:sz w:val="24"/>
                <w:szCs w:val="24"/>
                <w:lang w:eastAsia="zh-CN"/>
              </w:rPr>
              <w:t>跨区通信统一采用TLS；数据库直连使用加密连接、服务端证书校验和固定IP/域名策略。</w:t>
            </w:r>
          </w:p>
        </w:tc>
      </w:tr>
      <w:tr w:rsidR="00FD0F63" w14:paraId="4E0260CF"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1073118" w14:textId="77777777" w:rsidR="00FD0F63" w:rsidRDefault="00000000">
            <w:pPr>
              <w:spacing w:after="0" w:line="269" w:lineRule="auto"/>
              <w:jc w:val="both"/>
              <w:rPr>
                <w:rFonts w:hint="eastAsia"/>
                <w:sz w:val="24"/>
                <w:szCs w:val="24"/>
              </w:rPr>
            </w:pPr>
            <w:r>
              <w:rPr>
                <w:sz w:val="24"/>
                <w:szCs w:val="24"/>
              </w:rPr>
              <w:t>网络策略</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4BF3409B" w14:textId="77777777" w:rsidR="00FD0F63" w:rsidRDefault="00000000">
            <w:pPr>
              <w:spacing w:after="0" w:line="269" w:lineRule="auto"/>
              <w:jc w:val="both"/>
              <w:rPr>
                <w:rFonts w:hint="eastAsia"/>
                <w:sz w:val="24"/>
                <w:szCs w:val="24"/>
                <w:lang w:eastAsia="zh-CN"/>
              </w:rPr>
            </w:pPr>
            <w:r>
              <w:rPr>
                <w:sz w:val="24"/>
                <w:szCs w:val="24"/>
                <w:lang w:eastAsia="zh-CN"/>
              </w:rPr>
              <w:t>按“源IP、目的IP、协议、端口、方向、有效期、责任人”形成策略清单；变更需走审批和回滚流程。</w:t>
            </w:r>
          </w:p>
        </w:tc>
      </w:tr>
      <w:tr w:rsidR="00FD0F63" w14:paraId="7EA9829B"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4C48D19F" w14:textId="77777777" w:rsidR="00FD0F63" w:rsidRDefault="00000000">
            <w:pPr>
              <w:spacing w:after="0" w:line="269" w:lineRule="auto"/>
              <w:jc w:val="both"/>
              <w:rPr>
                <w:rFonts w:hint="eastAsia"/>
                <w:sz w:val="24"/>
                <w:szCs w:val="24"/>
              </w:rPr>
            </w:pPr>
            <w:r>
              <w:rPr>
                <w:sz w:val="24"/>
                <w:szCs w:val="24"/>
              </w:rPr>
              <w:lastRenderedPageBreak/>
              <w:t>审计追溯</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209E943C" w14:textId="77777777" w:rsidR="00FD0F63" w:rsidRDefault="00000000">
            <w:pPr>
              <w:keepNext/>
              <w:spacing w:after="0" w:line="269" w:lineRule="auto"/>
              <w:jc w:val="both"/>
              <w:rPr>
                <w:rFonts w:hint="eastAsia"/>
                <w:sz w:val="24"/>
                <w:szCs w:val="24"/>
                <w:lang w:eastAsia="zh-CN"/>
              </w:rPr>
            </w:pPr>
            <w:r>
              <w:rPr>
                <w:sz w:val="24"/>
                <w:szCs w:val="24"/>
                <w:lang w:eastAsia="zh-CN"/>
              </w:rPr>
              <w:t>记录用户、会话、自然语言问题、生成SQL摘要/哈希、执行时间、影响行数、接口状态和结果摘要；敏感返回值不写入普通应用日志。</w:t>
            </w:r>
          </w:p>
        </w:tc>
      </w:tr>
    </w:tbl>
    <w:p w14:paraId="15F1DB60"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38" w:name="_Toc235116261"/>
      <w:r>
        <w:rPr>
          <w:rFonts w:ascii="黑体" w:eastAsia="黑体" w:hAnsi="黑体"/>
          <w:color w:val="1F4E79"/>
          <w:sz w:val="32"/>
          <w:lang w:eastAsia="zh-CN"/>
        </w:rPr>
        <w:t>核心功能实施方案</w:t>
      </w:r>
      <w:bookmarkEnd w:id="38"/>
    </w:p>
    <w:p w14:paraId="273D5B97" w14:textId="77777777" w:rsidR="00FD0F63" w:rsidRDefault="00000000">
      <w:pPr>
        <w:rPr>
          <w:rFonts w:hint="eastAsia"/>
          <w:lang w:eastAsia="zh-CN"/>
        </w:rPr>
      </w:pPr>
      <w:r>
        <w:rPr>
          <w:noProof/>
        </w:rPr>
        <w:drawing>
          <wp:inline distT="0" distB="0" distL="0" distR="0" wp14:anchorId="467B7E89" wp14:editId="0AB2340D">
            <wp:extent cx="6217920" cy="3307080"/>
            <wp:effectExtent l="0" t="0" r="0" b="7620"/>
            <wp:docPr id="175855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6045" name="图片 1"/>
                    <pic:cNvPicPr>
                      <a:picLocks noChangeAspect="1"/>
                    </pic:cNvPicPr>
                  </pic:nvPicPr>
                  <pic:blipFill>
                    <a:blip r:embed="rId21"/>
                    <a:stretch>
                      <a:fillRect/>
                    </a:stretch>
                  </pic:blipFill>
                  <pic:spPr>
                    <a:xfrm>
                      <a:off x="0" y="0"/>
                      <a:ext cx="6217920" cy="3307080"/>
                    </a:xfrm>
                    <a:prstGeom prst="rect">
                      <a:avLst/>
                    </a:prstGeom>
                  </pic:spPr>
                </pic:pic>
              </a:graphicData>
            </a:graphic>
          </wp:inline>
        </w:drawing>
      </w:r>
    </w:p>
    <w:p w14:paraId="6003AB3A" w14:textId="38948285" w:rsidR="00FD0F63" w:rsidRPr="00713A3C" w:rsidRDefault="00000000" w:rsidP="00E25B30">
      <w:pPr>
        <w:pStyle w:val="a7"/>
        <w:spacing w:after="0"/>
        <w:ind w:firstLineChars="200" w:firstLine="482"/>
        <w:jc w:val="center"/>
        <w:rPr>
          <w:rFonts w:hint="eastAsia"/>
          <w:sz w:val="24"/>
          <w:szCs w:val="24"/>
          <w:lang w:eastAsia="zh-CN"/>
        </w:rPr>
      </w:pPr>
      <w:r>
        <w:rPr>
          <w:rFonts w:hint="eastAsia"/>
          <w:sz w:val="24"/>
          <w:szCs w:val="24"/>
          <w:lang w:eastAsia="zh-CN"/>
        </w:rPr>
        <w:t>图6-1 三类核心能力处理流程</w:t>
      </w:r>
    </w:p>
    <w:p w14:paraId="07CCACC3"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39" w:name="_Toc235116262"/>
      <w:r>
        <w:rPr>
          <w:rFonts w:ascii="黑体" w:eastAsia="黑体" w:hAnsi="黑体"/>
          <w:color w:val="1F4E79"/>
          <w:sz w:val="30"/>
          <w:szCs w:val="30"/>
          <w:lang w:eastAsia="zh-CN"/>
        </w:rPr>
        <w:t>智能问答实施</w:t>
      </w:r>
      <w:bookmarkEnd w:id="39"/>
    </w:p>
    <w:p w14:paraId="520C5C67"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40" w:name="_Toc235116263"/>
      <w:r>
        <w:rPr>
          <w:rFonts w:ascii="黑体" w:eastAsia="黑体" w:hAnsi="黑体"/>
          <w:color w:val="345C85"/>
          <w:sz w:val="28"/>
          <w:szCs w:val="28"/>
          <w:lang w:eastAsia="zh-CN"/>
        </w:rPr>
        <w:t>通用问答</w:t>
      </w:r>
      <w:bookmarkEnd w:id="40"/>
    </w:p>
    <w:p w14:paraId="3F41B1A9" w14:textId="77777777" w:rsidR="00FD0F63" w:rsidRDefault="00000000">
      <w:pPr>
        <w:spacing w:after="0" w:line="360" w:lineRule="auto"/>
        <w:ind w:firstLineChars="200" w:firstLine="480"/>
        <w:jc w:val="both"/>
        <w:rPr>
          <w:rFonts w:hint="eastAsia"/>
          <w:sz w:val="24"/>
          <w:szCs w:val="24"/>
          <w:lang w:eastAsia="zh-CN"/>
        </w:rPr>
      </w:pPr>
      <w:r>
        <w:rPr>
          <w:sz w:val="24"/>
          <w:szCs w:val="24"/>
          <w:lang w:eastAsia="zh-CN"/>
        </w:rPr>
        <w:t>通用问答面向政策解读、平台操作、业务流程、常见概念等场景。系统通过意图识别将问题路由至通用模型、操作指引知识库或业务功能跳转页面；对无法确定来源的回答，系统应明确提示“建议核对相关制度或人工确认”，避免生成确定性结论。</w:t>
      </w:r>
    </w:p>
    <w:p w14:paraId="56497CDB" w14:textId="77777777" w:rsidR="00FD0F63" w:rsidRDefault="00000000">
      <w:pPr>
        <w:pStyle w:val="31"/>
        <w:numPr>
          <w:ilvl w:val="2"/>
          <w:numId w:val="7"/>
        </w:numPr>
        <w:spacing w:beforeLines="100" w:before="240" w:afterLines="50" w:after="120" w:line="360" w:lineRule="auto"/>
        <w:rPr>
          <w:rFonts w:ascii="黑体" w:eastAsia="黑体" w:hAnsi="黑体" w:hint="eastAsia"/>
          <w:color w:val="345C85"/>
          <w:sz w:val="28"/>
          <w:szCs w:val="28"/>
          <w:lang w:eastAsia="zh-CN"/>
        </w:rPr>
      </w:pPr>
      <w:bookmarkStart w:id="41" w:name="_Toc235116264"/>
      <w:r>
        <w:rPr>
          <w:rFonts w:ascii="黑体" w:eastAsia="黑体" w:hAnsi="黑体"/>
          <w:color w:val="345C85"/>
          <w:sz w:val="28"/>
          <w:szCs w:val="28"/>
          <w:lang w:eastAsia="zh-CN"/>
        </w:rPr>
        <w:t>专业知识问答（RAG）</w:t>
      </w:r>
      <w:bookmarkEnd w:id="41"/>
    </w:p>
    <w:p w14:paraId="5C47BCF1" w14:textId="77777777" w:rsidR="00FD0F63" w:rsidRDefault="00000000">
      <w:pPr>
        <w:spacing w:after="0" w:line="360" w:lineRule="auto"/>
        <w:ind w:firstLineChars="200" w:firstLine="480"/>
        <w:jc w:val="both"/>
        <w:rPr>
          <w:rFonts w:hint="eastAsia"/>
          <w:sz w:val="24"/>
          <w:szCs w:val="24"/>
          <w:lang w:eastAsia="zh-CN"/>
        </w:rPr>
      </w:pPr>
      <w:bookmarkStart w:id="42" w:name="OLE_LINK1"/>
      <w:r>
        <w:rPr>
          <w:sz w:val="24"/>
          <w:szCs w:val="24"/>
          <w:lang w:eastAsia="zh-CN"/>
        </w:rPr>
        <w:t>专业问答采用“文档解析—切片—向量化—混合检索—重排序—带引用生成”链路。系统先在知识库中召回与问题相关的标准、报告、案例、设备手册和制度片段，再由大语言模</w:t>
      </w:r>
      <w:r>
        <w:rPr>
          <w:sz w:val="24"/>
          <w:szCs w:val="24"/>
          <w:lang w:eastAsia="zh-CN"/>
        </w:rPr>
        <w:lastRenderedPageBreak/>
        <w:t>型基于片段生成答案，并在前端展示引用来源、文档名称、章节信息。未检索到足够依据时，系统不得编造，应返回“知识库暂无足够依据”的提示。</w:t>
      </w:r>
    </w:p>
    <w:bookmarkEnd w:id="42"/>
    <w:p w14:paraId="354B243B"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在具体实现上，专业知识问答按文档接入、清洗切片、向量检索、精排生成和会话管理五个环节组织，并配套相应质量控制要求。</w:t>
      </w:r>
    </w:p>
    <w:p w14:paraId="1EB9B35E"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文档接入方面，系统支持PDF（含扫描件等复杂版式）、Word、Excel、TXT、Markdown等格式；文档入库前须登记来源、密级、版本、生效日期及适用范围。对不合格、无来源、过期或涉密等级不明的文档，不得直接入库。</w:t>
      </w:r>
    </w:p>
    <w:p w14:paraId="5522DF02"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清洗切片方面，对文档进行去重、目录与页眉页脚清理及表格结构提取，按300～800字符自适应切片并保留段落上下文，超长内容采用滑窗方式兜底。实施中应抽检切片完整性，禁止将跨章节无关内容拼接为单一片段。</w:t>
      </w:r>
    </w:p>
    <w:p w14:paraId="35D242F8"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向量检索方面，采用Qwen3-Embedding生成1024维向量，基于HNSW构建索引，并与BM25关键词召回相结合形成混合检索。系统应设置TopK、过滤条件与召回阈值，并记录检索耗时与命中率，用于效果评估与持续优化。</w:t>
      </w:r>
    </w:p>
    <w:p w14:paraId="5E5FE581" w14:textId="77777777" w:rsidR="00FD0F63" w:rsidRDefault="00000000">
      <w:pPr>
        <w:spacing w:after="0" w:line="360" w:lineRule="auto"/>
        <w:ind w:firstLineChars="200" w:firstLine="480"/>
        <w:rPr>
          <w:rFonts w:hint="eastAsia"/>
          <w:sz w:val="24"/>
          <w:szCs w:val="24"/>
          <w:lang w:eastAsia="zh-CN"/>
        </w:rPr>
      </w:pPr>
      <w:r>
        <w:rPr>
          <w:sz w:val="24"/>
          <w:szCs w:val="24"/>
          <w:lang w:eastAsia="zh-CN"/>
        </w:rPr>
        <w:t>精排生成方面，由Qwen3-Reranker对召回候选进行重排序，大语言模型基于TopN上下文生成答案。回答须附带引用来源；置信度较低时，应触发澄清提问或转人工处理，避免无依据编造。</w:t>
      </w:r>
    </w:p>
    <w:p w14:paraId="29619432" w14:textId="7C3D42DE" w:rsidR="00FD0F63" w:rsidRPr="00FF49A5" w:rsidRDefault="00000000" w:rsidP="00FF49A5">
      <w:pPr>
        <w:spacing w:after="0" w:line="360" w:lineRule="auto"/>
        <w:ind w:firstLineChars="200" w:firstLine="480"/>
        <w:rPr>
          <w:rFonts w:hint="eastAsia"/>
          <w:sz w:val="24"/>
          <w:szCs w:val="24"/>
          <w:lang w:eastAsia="zh-CN"/>
        </w:rPr>
      </w:pPr>
      <w:r>
        <w:rPr>
          <w:sz w:val="24"/>
          <w:szCs w:val="24"/>
          <w:lang w:eastAsia="zh-CN"/>
        </w:rPr>
        <w:t>会话管理方面，系统保存不少于10轮上下文摘要，实行用户隔离与超时清理。会话数据按最小化原则留存，敏感会话不得进入训练语料或公共知识库。</w:t>
      </w:r>
    </w:p>
    <w:p w14:paraId="1F7F0873"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43" w:name="_Toc235116265"/>
      <w:r>
        <w:rPr>
          <w:rFonts w:ascii="黑体" w:eastAsia="黑体" w:hAnsi="黑体"/>
          <w:color w:val="1F4E79"/>
          <w:sz w:val="30"/>
          <w:szCs w:val="30"/>
          <w:lang w:eastAsia="zh-CN"/>
        </w:rPr>
        <w:t>NL2SQL智能数据查询与分析实施</w:t>
      </w:r>
      <w:bookmarkEnd w:id="43"/>
    </w:p>
    <w:p w14:paraId="6773E5C9" w14:textId="77777777" w:rsidR="00FD0F63" w:rsidRDefault="00000000">
      <w:pPr>
        <w:spacing w:after="0" w:line="360" w:lineRule="auto"/>
        <w:ind w:firstLineChars="200" w:firstLine="480"/>
        <w:jc w:val="both"/>
        <w:rPr>
          <w:rFonts w:hint="eastAsia"/>
          <w:sz w:val="24"/>
          <w:szCs w:val="24"/>
          <w:lang w:eastAsia="zh-CN"/>
        </w:rPr>
      </w:pPr>
      <w:r>
        <w:rPr>
          <w:sz w:val="24"/>
          <w:szCs w:val="24"/>
          <w:lang w:eastAsia="zh-CN"/>
        </w:rPr>
        <w:t>NL2SQL模块不直接让大模型“自由拼接SQL后执行”，而是建设业务语义层与SQL安全网关。系统先识别用户意图、时间范围、行政区/站点、指标、统计方式和排序条件，再从受控Schema中匹配表、字段和关联关系，生成SQL草案，经语法校验、权限校验、成本控制后以只读方式执行。</w:t>
      </w:r>
    </w:p>
    <w:p w14:paraId="1F50D700"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在具体实现上，NL2SQL智能数据查询与分析按意图识别、语义建模、Schema链接、SQL生成与校验、结果分析与呈现五个阶段组织，并配套相应安全与质量约束。</w:t>
      </w:r>
    </w:p>
    <w:p w14:paraId="7B54E9AC"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意图识别阶段，系统识别趋势、对比、统计、异常、站点详情、设备运行等查询类型；对无法准确识别的专业术语，进入澄清对话，不直接生成SQL。</w:t>
      </w:r>
    </w:p>
    <w:p w14:paraId="0395610D" w14:textId="77777777" w:rsidR="00FD0F63" w:rsidRDefault="00000000">
      <w:pPr>
        <w:spacing w:after="0" w:line="360" w:lineRule="auto"/>
        <w:ind w:firstLineChars="200" w:firstLine="480"/>
        <w:rPr>
          <w:rFonts w:hint="eastAsia"/>
          <w:sz w:val="24"/>
          <w:szCs w:val="24"/>
          <w:lang w:eastAsia="zh-CN"/>
        </w:rPr>
      </w:pPr>
      <w:r>
        <w:rPr>
          <w:sz w:val="24"/>
          <w:szCs w:val="24"/>
          <w:lang w:eastAsia="zh-CN"/>
        </w:rPr>
        <w:lastRenderedPageBreak/>
        <w:t>语义建模阶段，对库表、字段、指标口径、时间维度、站点编码、行政区划、计量单位等建立数据字典；核心业务字段语义覆盖率目标不低于95%，指标口径须由业务人员确认。</w:t>
      </w:r>
    </w:p>
    <w:p w14:paraId="14B8E30D" w14:textId="77777777" w:rsidR="00FD0F63" w:rsidRDefault="00000000">
      <w:pPr>
        <w:spacing w:after="0" w:line="360" w:lineRule="auto"/>
        <w:ind w:firstLineChars="200" w:firstLine="480"/>
        <w:rPr>
          <w:rFonts w:hint="eastAsia"/>
          <w:sz w:val="24"/>
          <w:szCs w:val="24"/>
          <w:lang w:eastAsia="zh-CN"/>
        </w:rPr>
      </w:pPr>
      <w:r>
        <w:rPr>
          <w:sz w:val="24"/>
          <w:szCs w:val="24"/>
          <w:lang w:eastAsia="zh-CN"/>
        </w:rPr>
        <w:t>Schema链接阶段，根据自然语言匹配表、字段、关联关系及过滤条件；仅允许使用预登记库表或视图，禁止访问系统表、用户表及非授权库。</w:t>
      </w:r>
    </w:p>
    <w:p w14:paraId="13EB2D76" w14:textId="77777777" w:rsidR="00FD0F63" w:rsidRDefault="00000000">
      <w:pPr>
        <w:spacing w:after="0" w:line="360" w:lineRule="auto"/>
        <w:ind w:firstLineChars="200" w:firstLine="480"/>
        <w:rPr>
          <w:rFonts w:hint="eastAsia"/>
          <w:sz w:val="24"/>
          <w:szCs w:val="24"/>
          <w:lang w:eastAsia="zh-CN"/>
        </w:rPr>
      </w:pPr>
      <w:r>
        <w:rPr>
          <w:sz w:val="24"/>
          <w:szCs w:val="24"/>
          <w:lang w:eastAsia="zh-CN"/>
        </w:rPr>
        <w:t>SQL生成与校验阶段，系统生成SELECT查询，并经AST解析、表/字段白名单、函数白名单、语句长度及返回行数限制等校验后方可执行；禁止DML/DDL、多语句、注释绕过及跨库未授权访问，执行超时自动中止。</w:t>
      </w:r>
    </w:p>
    <w:p w14:paraId="5CBC01E6" w14:textId="77777777" w:rsidR="00FD0F63" w:rsidRDefault="00000000">
      <w:pPr>
        <w:spacing w:after="0" w:line="360" w:lineRule="auto"/>
        <w:ind w:firstLineChars="200" w:firstLine="480"/>
        <w:rPr>
          <w:rFonts w:hint="eastAsia"/>
          <w:sz w:val="24"/>
          <w:szCs w:val="24"/>
          <w:lang w:eastAsia="zh-CN"/>
        </w:rPr>
      </w:pPr>
      <w:r>
        <w:rPr>
          <w:sz w:val="24"/>
          <w:szCs w:val="24"/>
          <w:lang w:eastAsia="zh-CN"/>
        </w:rPr>
        <w:t>结果分析与呈现阶段，向用户返回表格、趋势折线、柱状对比、异常标记及自然语言摘要；图表所用数据须与SQL执行结果保持一致，结论应注明统计口径与时间范围。</w:t>
      </w:r>
    </w:p>
    <w:p w14:paraId="33A1BD3B"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44" w:name="_Toc235116266"/>
      <w:r>
        <w:rPr>
          <w:rFonts w:ascii="黑体" w:eastAsia="黑体" w:hAnsi="黑体"/>
          <w:color w:val="1F4E79"/>
          <w:sz w:val="30"/>
          <w:szCs w:val="30"/>
          <w:lang w:eastAsia="zh-CN"/>
        </w:rPr>
        <w:t>自动化报告生成实施</w:t>
      </w:r>
      <w:bookmarkEnd w:id="44"/>
    </w:p>
    <w:p w14:paraId="5EE550C1" w14:textId="77777777" w:rsidR="00FD0F63" w:rsidRDefault="00000000">
      <w:pPr>
        <w:spacing w:after="0" w:line="360" w:lineRule="auto"/>
        <w:ind w:firstLineChars="200" w:firstLine="480"/>
        <w:jc w:val="both"/>
        <w:rPr>
          <w:rFonts w:hint="eastAsia"/>
          <w:sz w:val="24"/>
          <w:szCs w:val="24"/>
          <w:lang w:eastAsia="zh-CN"/>
        </w:rPr>
      </w:pPr>
      <w:r>
        <w:rPr>
          <w:sz w:val="24"/>
          <w:szCs w:val="24"/>
          <w:lang w:eastAsia="zh-CN"/>
        </w:rPr>
        <w:t>报告生成采取“模板驱动+数据计算+规则文本+大模型辅助表达+人工复核”的方式。系统将报告模板中的章节、占位符、表格、图表和计算字段结构化，按用户选择的时段、站点、区域和报告类型组织任务。生成内容包括标准化统计表、趋势图、监测结果描述、异常说明和结论建议。</w:t>
      </w:r>
    </w:p>
    <w:p w14:paraId="60AB484A" w14:textId="77777777" w:rsidR="00FD0F63" w:rsidRDefault="00000000">
      <w:pPr>
        <w:spacing w:after="0" w:line="360" w:lineRule="auto"/>
        <w:ind w:firstLineChars="200" w:firstLine="480"/>
        <w:rPr>
          <w:rFonts w:hint="eastAsia"/>
          <w:sz w:val="24"/>
          <w:szCs w:val="24"/>
          <w:lang w:eastAsia="zh-CN"/>
        </w:rPr>
      </w:pPr>
      <w:r>
        <w:rPr>
          <w:sz w:val="24"/>
          <w:szCs w:val="24"/>
          <w:lang w:eastAsia="zh-CN"/>
        </w:rPr>
        <w:t>自动化报告生成按模板管理、任务编排、数据计算、图文生成、人工复核和成果输出六个模块组织，并配套相应输出与控制要求。</w:t>
      </w:r>
    </w:p>
    <w:p w14:paraId="26011E32"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模板管理方面，建立周报、月报、季报、专题报告、运维成果报告等不少于5套模板，支持版本、适用范围及字段映射管理；模板修改须留痕并经审批后发布，历史报告可按原模板回溯。</w:t>
      </w:r>
    </w:p>
    <w:p w14:paraId="13F01971" w14:textId="77777777" w:rsidR="00FD0F63" w:rsidRDefault="00000000">
      <w:pPr>
        <w:spacing w:after="0" w:line="360" w:lineRule="auto"/>
        <w:ind w:firstLineChars="200" w:firstLine="480"/>
        <w:rPr>
          <w:rFonts w:hint="eastAsia"/>
          <w:sz w:val="24"/>
          <w:szCs w:val="24"/>
          <w:lang w:eastAsia="zh-CN"/>
        </w:rPr>
      </w:pPr>
      <w:r>
        <w:rPr>
          <w:sz w:val="24"/>
          <w:szCs w:val="24"/>
          <w:lang w:eastAsia="zh-CN"/>
        </w:rPr>
        <w:t>任务编排方面，用户选择时间、站点、区域、报告类型后生成任务，系统异步执行并展示进度；单站点任务优先处理，批量任务进入队列，并支持失败重试。</w:t>
      </w:r>
    </w:p>
    <w:p w14:paraId="7D0CBD25"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数据计算方面，调用受控数据查询服务，计算运行率、沉降量、速率、同比/环比、异常数量等指标；计算公式、统计口径和数据截止时间须可追溯。</w:t>
      </w:r>
    </w:p>
    <w:p w14:paraId="6CC11E03"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图文生成方面，图表由规则引擎基于计算结果生成，文本由大模型基于数据和知识片段辅助生成；模型不得修改数值，涉及建议或判断的段落须标示为“分析建议”。</w:t>
      </w:r>
    </w:p>
    <w:p w14:paraId="47A956BF" w14:textId="77777777" w:rsidR="00FD0F63" w:rsidRDefault="00000000">
      <w:pPr>
        <w:spacing w:after="0" w:line="360" w:lineRule="auto"/>
        <w:ind w:firstLineChars="200" w:firstLine="480"/>
        <w:rPr>
          <w:rFonts w:hint="eastAsia"/>
          <w:sz w:val="24"/>
          <w:szCs w:val="24"/>
          <w:lang w:eastAsia="zh-CN"/>
        </w:rPr>
      </w:pPr>
      <w:r>
        <w:rPr>
          <w:sz w:val="24"/>
          <w:szCs w:val="24"/>
          <w:lang w:eastAsia="zh-CN"/>
        </w:rPr>
        <w:t>人工复核方面，支持在线预览、编辑、批注、重新生成和最终确认；未经确认的报告不得作为正式发布稿，确认人及确认时间须写入审计记录。</w:t>
      </w:r>
    </w:p>
    <w:p w14:paraId="1BF159A3" w14:textId="77777777" w:rsidR="00FD0F63" w:rsidRDefault="00000000">
      <w:pPr>
        <w:spacing w:after="0" w:line="360" w:lineRule="auto"/>
        <w:ind w:firstLineChars="200" w:firstLine="480"/>
        <w:rPr>
          <w:rFonts w:hint="eastAsia"/>
          <w:sz w:val="24"/>
          <w:szCs w:val="24"/>
          <w:lang w:eastAsia="zh-CN"/>
        </w:rPr>
      </w:pPr>
      <w:r>
        <w:rPr>
          <w:sz w:val="24"/>
          <w:szCs w:val="24"/>
          <w:lang w:eastAsia="zh-CN"/>
        </w:rPr>
        <w:lastRenderedPageBreak/>
        <w:t>成果输出方面，输出Word和PDF，并按报告编号、版本、时间、范围归档；下载实行水印及权限控制，跨区回传采用受控文件流或下载令牌。</w:t>
      </w:r>
    </w:p>
    <w:p w14:paraId="150881E8"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45" w:name="_Toc235116267"/>
      <w:r>
        <w:rPr>
          <w:rFonts w:ascii="黑体" w:eastAsia="黑体" w:hAnsi="黑体"/>
          <w:color w:val="1F4E79"/>
          <w:sz w:val="32"/>
          <w:lang w:eastAsia="zh-CN"/>
        </w:rPr>
        <w:t>数据治理、知识库</w:t>
      </w:r>
      <w:bookmarkEnd w:id="45"/>
    </w:p>
    <w:p w14:paraId="43AF0153"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46" w:name="_Toc235116268"/>
      <w:r>
        <w:rPr>
          <w:rFonts w:ascii="黑体" w:eastAsia="黑体" w:hAnsi="黑体"/>
          <w:color w:val="1F4E79"/>
          <w:sz w:val="30"/>
          <w:szCs w:val="30"/>
          <w:lang w:eastAsia="zh-CN"/>
        </w:rPr>
        <w:t>数据分类与分级</w:t>
      </w:r>
      <w:bookmarkEnd w:id="46"/>
    </w:p>
    <w:p w14:paraId="107490A1"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本项目数据按业务属性与安全要求分为五类，分类管理、分级管控，具体如下。</w:t>
      </w:r>
    </w:p>
    <w:p w14:paraId="12AEC3D0" w14:textId="77777777" w:rsidR="00FD0F63" w:rsidRDefault="00000000">
      <w:pPr>
        <w:pStyle w:val="affb"/>
        <w:numPr>
          <w:ilvl w:val="0"/>
          <w:numId w:val="15"/>
        </w:numPr>
        <w:spacing w:after="0" w:line="360" w:lineRule="auto"/>
        <w:rPr>
          <w:rFonts w:hint="eastAsia"/>
          <w:sz w:val="24"/>
          <w:szCs w:val="24"/>
          <w:lang w:eastAsia="zh-CN"/>
        </w:rPr>
      </w:pPr>
      <w:r>
        <w:rPr>
          <w:sz w:val="24"/>
          <w:szCs w:val="24"/>
          <w:lang w:eastAsia="zh-CN"/>
        </w:rPr>
        <w:t>监测业务数据</w:t>
      </w:r>
    </w:p>
    <w:p w14:paraId="62DD2709" w14:textId="77777777" w:rsidR="00FD0F63" w:rsidRDefault="00000000">
      <w:pPr>
        <w:spacing w:after="0" w:line="360" w:lineRule="auto"/>
        <w:ind w:firstLine="480"/>
        <w:rPr>
          <w:rFonts w:hint="eastAsia"/>
          <w:sz w:val="24"/>
          <w:szCs w:val="24"/>
          <w:lang w:eastAsia="zh-CN"/>
        </w:rPr>
      </w:pPr>
      <w:r>
        <w:rPr>
          <w:sz w:val="24"/>
          <w:szCs w:val="24"/>
          <w:lang w:eastAsia="zh-CN"/>
        </w:rPr>
        <w:t>包括站点、监测值、时间序列、设备状态、统计指标等。仅通过受控只读查询获取，不得作为公开语料；查询结果按任务短时缓存，超时清理，不在AI侧形成全量副本。</w:t>
      </w:r>
    </w:p>
    <w:p w14:paraId="0F1DACCA" w14:textId="77777777" w:rsidR="00FD0F63" w:rsidRDefault="00000000">
      <w:pPr>
        <w:pStyle w:val="affb"/>
        <w:numPr>
          <w:ilvl w:val="0"/>
          <w:numId w:val="15"/>
        </w:numPr>
        <w:spacing w:after="0" w:line="360" w:lineRule="auto"/>
        <w:rPr>
          <w:rFonts w:hint="eastAsia"/>
          <w:sz w:val="24"/>
          <w:szCs w:val="24"/>
          <w:lang w:eastAsia="zh-CN"/>
        </w:rPr>
      </w:pPr>
      <w:r>
        <w:rPr>
          <w:sz w:val="24"/>
          <w:szCs w:val="24"/>
          <w:lang w:eastAsia="zh-CN"/>
        </w:rPr>
        <w:t>专业知识资料</w:t>
      </w:r>
    </w:p>
    <w:p w14:paraId="592F6719" w14:textId="77777777" w:rsidR="00FD0F63" w:rsidRDefault="00000000">
      <w:pPr>
        <w:spacing w:after="0" w:line="360" w:lineRule="auto"/>
        <w:ind w:firstLine="480"/>
        <w:rPr>
          <w:rFonts w:hint="eastAsia"/>
          <w:sz w:val="24"/>
          <w:szCs w:val="24"/>
          <w:lang w:eastAsia="zh-CN"/>
        </w:rPr>
      </w:pPr>
      <w:r>
        <w:rPr>
          <w:sz w:val="24"/>
          <w:szCs w:val="24"/>
          <w:lang w:eastAsia="zh-CN"/>
        </w:rPr>
        <w:t>包括技术标准、监测规范、政策制度、操作手册、报告、论文、专家意见等。入库前须登记来源、版本、有效期、适用范围和授权状态，并完成清洗与抽检后方可进入知识库。</w:t>
      </w:r>
    </w:p>
    <w:p w14:paraId="45C2AC6C" w14:textId="77777777" w:rsidR="00FD0F63" w:rsidRDefault="00000000">
      <w:pPr>
        <w:pStyle w:val="affb"/>
        <w:numPr>
          <w:ilvl w:val="0"/>
          <w:numId w:val="15"/>
        </w:numPr>
        <w:spacing w:after="0" w:line="360" w:lineRule="auto"/>
        <w:rPr>
          <w:rFonts w:hint="eastAsia"/>
          <w:sz w:val="24"/>
          <w:szCs w:val="24"/>
          <w:lang w:eastAsia="zh-CN"/>
        </w:rPr>
      </w:pPr>
      <w:r>
        <w:rPr>
          <w:sz w:val="24"/>
          <w:szCs w:val="24"/>
          <w:lang w:eastAsia="zh-CN"/>
        </w:rPr>
        <w:t>报告模板与成果</w:t>
      </w:r>
    </w:p>
    <w:p w14:paraId="0A931A54" w14:textId="77777777" w:rsidR="00FD0F63" w:rsidRDefault="00000000">
      <w:pPr>
        <w:spacing w:after="0" w:line="360" w:lineRule="auto"/>
        <w:ind w:firstLine="480"/>
        <w:rPr>
          <w:rFonts w:hint="eastAsia"/>
          <w:sz w:val="24"/>
          <w:szCs w:val="24"/>
          <w:lang w:eastAsia="zh-CN"/>
        </w:rPr>
      </w:pPr>
      <w:r>
        <w:rPr>
          <w:sz w:val="24"/>
          <w:szCs w:val="24"/>
          <w:lang w:eastAsia="zh-CN"/>
        </w:rPr>
        <w:t>包括Word模板、字段映射、生成报告及图表等。实行版本化管理；最终报告归档与下载权限分离，确保成果可控、可追溯。</w:t>
      </w:r>
    </w:p>
    <w:p w14:paraId="129C7233" w14:textId="77777777" w:rsidR="00FD0F63" w:rsidRDefault="00000000">
      <w:pPr>
        <w:pStyle w:val="affb"/>
        <w:numPr>
          <w:ilvl w:val="0"/>
          <w:numId w:val="15"/>
        </w:numPr>
        <w:spacing w:after="0" w:line="360" w:lineRule="auto"/>
        <w:rPr>
          <w:rFonts w:hint="eastAsia"/>
          <w:sz w:val="24"/>
          <w:szCs w:val="24"/>
          <w:lang w:eastAsia="zh-CN"/>
        </w:rPr>
      </w:pPr>
      <w:r>
        <w:rPr>
          <w:sz w:val="24"/>
          <w:szCs w:val="24"/>
          <w:lang w:eastAsia="zh-CN"/>
        </w:rPr>
        <w:t>模型与适配器</w:t>
      </w:r>
    </w:p>
    <w:p w14:paraId="4865BFBD" w14:textId="77777777" w:rsidR="00FD0F63" w:rsidRDefault="00000000">
      <w:pPr>
        <w:spacing w:after="0" w:line="360" w:lineRule="auto"/>
        <w:ind w:firstLine="480"/>
        <w:rPr>
          <w:rFonts w:hint="eastAsia"/>
          <w:sz w:val="24"/>
          <w:szCs w:val="24"/>
          <w:lang w:eastAsia="zh-CN"/>
        </w:rPr>
      </w:pPr>
      <w:r>
        <w:rPr>
          <w:sz w:val="24"/>
          <w:szCs w:val="24"/>
          <w:lang w:eastAsia="zh-CN"/>
        </w:rPr>
        <w:t>包括基础模型、嵌入模型、重排序模型、LoRA权重、提示词模板等。按版本、哈希、来源及审批记录管理，仅允许经可信介质或认可仓库导入生产环境。</w:t>
      </w:r>
    </w:p>
    <w:p w14:paraId="7EA067E8" w14:textId="77777777" w:rsidR="00FD0F63" w:rsidRDefault="00000000">
      <w:pPr>
        <w:pStyle w:val="affb"/>
        <w:numPr>
          <w:ilvl w:val="0"/>
          <w:numId w:val="15"/>
        </w:numPr>
        <w:spacing w:after="0" w:line="360" w:lineRule="auto"/>
        <w:rPr>
          <w:rFonts w:hint="eastAsia"/>
          <w:sz w:val="24"/>
          <w:szCs w:val="24"/>
          <w:lang w:eastAsia="zh-CN"/>
        </w:rPr>
      </w:pPr>
      <w:r>
        <w:rPr>
          <w:sz w:val="24"/>
          <w:szCs w:val="24"/>
          <w:lang w:eastAsia="zh-CN"/>
        </w:rPr>
        <w:t>运维审计数据</w:t>
      </w:r>
    </w:p>
    <w:p w14:paraId="54A4785B" w14:textId="77777777" w:rsidR="00FD0F63" w:rsidRDefault="00000000">
      <w:pPr>
        <w:spacing w:after="0" w:line="360" w:lineRule="auto"/>
        <w:ind w:firstLine="425"/>
        <w:rPr>
          <w:rFonts w:hint="eastAsia"/>
          <w:sz w:val="24"/>
          <w:szCs w:val="24"/>
          <w:lang w:eastAsia="zh-CN"/>
        </w:rPr>
      </w:pPr>
      <w:r>
        <w:rPr>
          <w:sz w:val="24"/>
          <w:szCs w:val="24"/>
          <w:lang w:eastAsia="zh-CN"/>
        </w:rPr>
        <w:t>包括登录、查询、SQL摘要、模型调用、导出、配置变更等记录。须防篡改留存，敏感字段脱敏或摘要化，并纳入安全审计范围。</w:t>
      </w:r>
    </w:p>
    <w:p w14:paraId="2BD2A292"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47" w:name="_Toc235116269"/>
      <w:r>
        <w:rPr>
          <w:rFonts w:ascii="黑体" w:eastAsia="黑体" w:hAnsi="黑体"/>
          <w:color w:val="1F4E79"/>
          <w:sz w:val="30"/>
          <w:szCs w:val="30"/>
          <w:lang w:eastAsia="zh-CN"/>
        </w:rPr>
        <w:t>知识库构建实施流程</w:t>
      </w:r>
      <w:bookmarkEnd w:id="47"/>
    </w:p>
    <w:p w14:paraId="2FEC21D5" w14:textId="77777777" w:rsidR="00FD0F63" w:rsidRDefault="00000000">
      <w:pPr>
        <w:spacing w:after="0" w:line="360" w:lineRule="auto"/>
        <w:ind w:firstLineChars="200" w:firstLine="480"/>
        <w:rPr>
          <w:rFonts w:hint="eastAsia"/>
          <w:sz w:val="24"/>
          <w:szCs w:val="24"/>
          <w:lang w:eastAsia="zh-CN"/>
        </w:rPr>
      </w:pPr>
      <w:r>
        <w:rPr>
          <w:sz w:val="24"/>
          <w:szCs w:val="24"/>
          <w:lang w:eastAsia="zh-CN"/>
        </w:rPr>
        <w:t>知识库建设按资料盘点、解析清洗、切片与向量化、检索评测、发布与更新等步骤组织实施</w:t>
      </w:r>
      <w:r>
        <w:rPr>
          <w:rFonts w:hint="eastAsia"/>
          <w:sz w:val="24"/>
          <w:szCs w:val="24"/>
          <w:lang w:eastAsia="zh-CN"/>
        </w:rPr>
        <w:t>。</w:t>
      </w:r>
      <w:r>
        <w:rPr>
          <w:sz w:val="24"/>
          <w:szCs w:val="24"/>
          <w:lang w:eastAsia="zh-CN"/>
        </w:rPr>
        <w:t>目标支持不少于500份文档、总文本规模不少于300万字、不少于10万条向量数据的存储与检索</w:t>
      </w:r>
      <w:r>
        <w:rPr>
          <w:rFonts w:hint="eastAsia"/>
          <w:sz w:val="24"/>
          <w:szCs w:val="24"/>
          <w:lang w:eastAsia="zh-CN"/>
        </w:rPr>
        <w:t>。</w:t>
      </w:r>
      <w:r>
        <w:rPr>
          <w:sz w:val="24"/>
          <w:szCs w:val="24"/>
          <w:lang w:eastAsia="zh-CN"/>
        </w:rPr>
        <w:t>各步骤工作内容与输出物如下。</w:t>
      </w:r>
    </w:p>
    <w:p w14:paraId="40D2D40E" w14:textId="77777777" w:rsidR="00FD0F63" w:rsidRDefault="00000000">
      <w:pPr>
        <w:pStyle w:val="affb"/>
        <w:numPr>
          <w:ilvl w:val="0"/>
          <w:numId w:val="16"/>
        </w:numPr>
        <w:spacing w:after="0" w:line="360" w:lineRule="auto"/>
        <w:rPr>
          <w:rFonts w:hint="eastAsia"/>
          <w:sz w:val="24"/>
          <w:szCs w:val="24"/>
          <w:lang w:eastAsia="zh-CN"/>
        </w:rPr>
      </w:pPr>
      <w:r>
        <w:rPr>
          <w:sz w:val="24"/>
          <w:szCs w:val="24"/>
          <w:lang w:eastAsia="zh-CN"/>
        </w:rPr>
        <w:t>资料盘点</w:t>
      </w:r>
    </w:p>
    <w:p w14:paraId="10DAB9AE" w14:textId="77777777" w:rsidR="00FD0F63" w:rsidRDefault="00000000">
      <w:pPr>
        <w:spacing w:after="0" w:line="360" w:lineRule="auto"/>
        <w:ind w:firstLine="480"/>
        <w:rPr>
          <w:rFonts w:hint="eastAsia"/>
          <w:sz w:val="24"/>
          <w:szCs w:val="24"/>
          <w:lang w:eastAsia="zh-CN"/>
        </w:rPr>
      </w:pPr>
      <w:r>
        <w:rPr>
          <w:sz w:val="24"/>
          <w:szCs w:val="24"/>
          <w:lang w:eastAsia="zh-CN"/>
        </w:rPr>
        <w:lastRenderedPageBreak/>
        <w:t>梳理技术标准、监测规范、设备手册、政策制度、历史报告、专家经验及典型案例，形成资料目录、授权清单和优先级清单，明确可入库范围与建设次序。</w:t>
      </w:r>
    </w:p>
    <w:p w14:paraId="6C07D5AA" w14:textId="77777777" w:rsidR="00FD0F63" w:rsidRDefault="00000000">
      <w:pPr>
        <w:pStyle w:val="affb"/>
        <w:numPr>
          <w:ilvl w:val="0"/>
          <w:numId w:val="16"/>
        </w:numPr>
        <w:spacing w:after="0" w:line="360" w:lineRule="auto"/>
        <w:rPr>
          <w:rFonts w:hint="eastAsia"/>
          <w:sz w:val="24"/>
          <w:szCs w:val="24"/>
          <w:lang w:eastAsia="zh-CN"/>
        </w:rPr>
      </w:pPr>
      <w:r>
        <w:rPr>
          <w:sz w:val="24"/>
          <w:szCs w:val="24"/>
          <w:lang w:eastAsia="zh-CN"/>
        </w:rPr>
        <w:t>解析清洗</w:t>
      </w:r>
    </w:p>
    <w:p w14:paraId="3211FEC3" w14:textId="77777777" w:rsidR="00FD0F63" w:rsidRDefault="00000000">
      <w:pPr>
        <w:spacing w:after="0" w:line="360" w:lineRule="auto"/>
        <w:ind w:firstLine="480"/>
        <w:rPr>
          <w:rFonts w:hint="eastAsia"/>
          <w:sz w:val="24"/>
          <w:szCs w:val="24"/>
          <w:lang w:eastAsia="zh-CN"/>
        </w:rPr>
      </w:pPr>
      <w:r>
        <w:rPr>
          <w:sz w:val="24"/>
          <w:szCs w:val="24"/>
          <w:lang w:eastAsia="zh-CN"/>
        </w:rPr>
        <w:t>抽取正文、标题、表格、图注，删除重复内容、无效页及扫描噪声，并补充元数据；输出标准化文档及解析质量报告，作为后续切片与入库依据。</w:t>
      </w:r>
    </w:p>
    <w:p w14:paraId="54A8C445" w14:textId="77777777" w:rsidR="00FD0F63" w:rsidRDefault="00000000">
      <w:pPr>
        <w:pStyle w:val="affb"/>
        <w:numPr>
          <w:ilvl w:val="0"/>
          <w:numId w:val="16"/>
        </w:numPr>
        <w:spacing w:after="0" w:line="360" w:lineRule="auto"/>
        <w:rPr>
          <w:rFonts w:hint="eastAsia"/>
          <w:sz w:val="24"/>
          <w:szCs w:val="24"/>
          <w:lang w:eastAsia="zh-CN"/>
        </w:rPr>
      </w:pPr>
      <w:r>
        <w:rPr>
          <w:sz w:val="24"/>
          <w:szCs w:val="24"/>
          <w:lang w:eastAsia="zh-CN"/>
        </w:rPr>
        <w:t>切片与向量化</w:t>
      </w:r>
    </w:p>
    <w:p w14:paraId="77673B4E" w14:textId="77777777" w:rsidR="00FD0F63" w:rsidRDefault="00000000">
      <w:pPr>
        <w:spacing w:after="0" w:line="360" w:lineRule="auto"/>
        <w:ind w:firstLine="480"/>
        <w:rPr>
          <w:rFonts w:hint="eastAsia"/>
          <w:sz w:val="24"/>
          <w:szCs w:val="24"/>
          <w:lang w:eastAsia="zh-CN"/>
        </w:rPr>
      </w:pPr>
      <w:r>
        <w:rPr>
          <w:sz w:val="24"/>
          <w:szCs w:val="24"/>
          <w:lang w:eastAsia="zh-CN"/>
        </w:rPr>
        <w:t>按300～800 token进行切片，生成1024维向量，并保留文档ID、标题、时间等元数据；形成向量数据、检索索引及切片样本，支撑混合检索与引用追溯。</w:t>
      </w:r>
    </w:p>
    <w:p w14:paraId="39B0FBA1" w14:textId="77777777" w:rsidR="00FD0F63" w:rsidRDefault="00000000">
      <w:pPr>
        <w:pStyle w:val="affb"/>
        <w:numPr>
          <w:ilvl w:val="0"/>
          <w:numId w:val="16"/>
        </w:numPr>
        <w:spacing w:after="0" w:line="360" w:lineRule="auto"/>
        <w:rPr>
          <w:rFonts w:hint="eastAsia"/>
          <w:sz w:val="24"/>
          <w:szCs w:val="24"/>
          <w:lang w:eastAsia="zh-CN"/>
        </w:rPr>
      </w:pPr>
      <w:r>
        <w:rPr>
          <w:sz w:val="24"/>
          <w:szCs w:val="24"/>
          <w:lang w:eastAsia="zh-CN"/>
        </w:rPr>
        <w:t>检索评测</w:t>
      </w:r>
    </w:p>
    <w:p w14:paraId="4E5B0F94" w14:textId="77777777" w:rsidR="00FD0F63" w:rsidRDefault="00000000">
      <w:pPr>
        <w:spacing w:after="0" w:line="360" w:lineRule="auto"/>
        <w:ind w:firstLine="480"/>
        <w:rPr>
          <w:rFonts w:hint="eastAsia"/>
          <w:sz w:val="24"/>
          <w:szCs w:val="24"/>
          <w:lang w:eastAsia="zh-CN"/>
        </w:rPr>
      </w:pPr>
      <w:r>
        <w:rPr>
          <w:sz w:val="24"/>
          <w:szCs w:val="24"/>
          <w:lang w:eastAsia="zh-CN"/>
        </w:rPr>
        <w:t>构建专业问题集，评测召回率、答案准确率、引用可追溯性及幻觉率；形成知识库评测报告与问题整改清单，未达标项整改后方可进入发布环节。</w:t>
      </w:r>
    </w:p>
    <w:p w14:paraId="576596D2" w14:textId="77777777" w:rsidR="00FD0F63" w:rsidRDefault="00000000">
      <w:pPr>
        <w:pStyle w:val="affb"/>
        <w:numPr>
          <w:ilvl w:val="0"/>
          <w:numId w:val="16"/>
        </w:numPr>
        <w:spacing w:after="0" w:line="360" w:lineRule="auto"/>
        <w:rPr>
          <w:rFonts w:hint="eastAsia"/>
          <w:sz w:val="24"/>
          <w:szCs w:val="24"/>
          <w:lang w:eastAsia="zh-CN"/>
        </w:rPr>
      </w:pPr>
      <w:r>
        <w:rPr>
          <w:sz w:val="24"/>
          <w:szCs w:val="24"/>
          <w:lang w:eastAsia="zh-CN"/>
        </w:rPr>
        <w:t>发布与更新</w:t>
      </w:r>
    </w:p>
    <w:p w14:paraId="1AF14746" w14:textId="77777777" w:rsidR="00FD0F63" w:rsidRDefault="00000000">
      <w:pPr>
        <w:spacing w:after="0" w:line="360" w:lineRule="auto"/>
        <w:ind w:firstLine="425"/>
        <w:rPr>
          <w:rFonts w:hint="eastAsia"/>
          <w:sz w:val="24"/>
          <w:szCs w:val="24"/>
          <w:lang w:eastAsia="zh-CN"/>
        </w:rPr>
      </w:pPr>
      <w:r>
        <w:rPr>
          <w:sz w:val="24"/>
          <w:szCs w:val="24"/>
          <w:lang w:eastAsia="zh-CN"/>
        </w:rPr>
        <w:t>经审批后发布知识库版本；新文档按增量方式入库，失效文档及时下架或标记；维护版本台账、更新日志及回滚包，保障可追溯与可回退。</w:t>
      </w:r>
    </w:p>
    <w:p w14:paraId="189AAC08"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48" w:name="_Toc235116270"/>
      <w:r>
        <w:rPr>
          <w:rFonts w:ascii="黑体" w:eastAsia="黑体" w:hAnsi="黑体"/>
          <w:color w:val="1F4E79"/>
          <w:sz w:val="32"/>
          <w:lang w:eastAsia="zh-CN"/>
        </w:rPr>
        <w:t>实施计划与组织保障</w:t>
      </w:r>
      <w:bookmarkEnd w:id="48"/>
    </w:p>
    <w:p w14:paraId="00C66097"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49" w:name="_Toc235116271"/>
      <w:r>
        <w:rPr>
          <w:rFonts w:ascii="黑体" w:eastAsia="黑体" w:hAnsi="黑体"/>
          <w:color w:val="1F4E79"/>
          <w:sz w:val="30"/>
          <w:szCs w:val="30"/>
          <w:lang w:eastAsia="zh-CN"/>
        </w:rPr>
        <w:t>项目实施阶段</w:t>
      </w:r>
      <w:bookmarkEnd w:id="49"/>
    </w:p>
    <w:p w14:paraId="6893E762" w14:textId="6F5B6C68" w:rsidR="00FD0F63" w:rsidRDefault="00000000">
      <w:pPr>
        <w:spacing w:after="0" w:line="360" w:lineRule="auto"/>
        <w:ind w:firstLineChars="200" w:firstLine="480"/>
        <w:rPr>
          <w:sz w:val="24"/>
          <w:szCs w:val="24"/>
          <w:lang w:eastAsia="zh-CN"/>
        </w:rPr>
      </w:pPr>
      <w:r>
        <w:rPr>
          <w:rFonts w:hint="eastAsia"/>
          <w:sz w:val="24"/>
          <w:szCs w:val="24"/>
          <w:lang w:eastAsia="zh-CN"/>
        </w:rPr>
        <w:t xml:space="preserve">严格遵循 “合同签订生效之日起至 </w:t>
      </w:r>
      <w:r>
        <w:rPr>
          <w:rFonts w:cs="Times New Roman"/>
          <w:sz w:val="24"/>
          <w:szCs w:val="24"/>
          <w:lang w:eastAsia="zh-CN"/>
        </w:rPr>
        <w:t>2026</w:t>
      </w:r>
      <w:r>
        <w:rPr>
          <w:rFonts w:hint="eastAsia"/>
          <w:sz w:val="24"/>
          <w:szCs w:val="24"/>
          <w:lang w:eastAsia="zh-CN"/>
        </w:rPr>
        <w:t>年</w:t>
      </w:r>
      <w:r>
        <w:rPr>
          <w:rFonts w:cs="Times New Roman"/>
          <w:sz w:val="24"/>
          <w:szCs w:val="24"/>
          <w:lang w:eastAsia="zh-CN"/>
        </w:rPr>
        <w:t>12</w:t>
      </w:r>
      <w:r>
        <w:rPr>
          <w:rFonts w:hint="eastAsia"/>
          <w:sz w:val="24"/>
          <w:szCs w:val="24"/>
          <w:lang w:eastAsia="zh-CN"/>
        </w:rPr>
        <w:t>月</w:t>
      </w:r>
      <w:r>
        <w:rPr>
          <w:rFonts w:cs="Times New Roman"/>
          <w:sz w:val="24"/>
          <w:szCs w:val="24"/>
          <w:lang w:eastAsia="zh-CN"/>
        </w:rPr>
        <w:t>31</w:t>
      </w:r>
      <w:r>
        <w:rPr>
          <w:rFonts w:hint="eastAsia"/>
          <w:sz w:val="24"/>
          <w:szCs w:val="24"/>
          <w:lang w:eastAsia="zh-CN"/>
        </w:rPr>
        <w:t>日”的服务周期要求，制定</w:t>
      </w:r>
      <w:r w:rsidR="00A96751">
        <w:rPr>
          <w:rFonts w:hint="eastAsia"/>
          <w:sz w:val="24"/>
          <w:szCs w:val="24"/>
          <w:lang w:eastAsia="zh-CN"/>
        </w:rPr>
        <w:t>六</w:t>
      </w:r>
      <w:r>
        <w:rPr>
          <w:rFonts w:hint="eastAsia"/>
          <w:sz w:val="24"/>
          <w:szCs w:val="24"/>
          <w:lang w:eastAsia="zh-CN"/>
        </w:rPr>
        <w:t>阶段进度计划，确保成果按时交付：</w:t>
      </w:r>
    </w:p>
    <w:p w14:paraId="408A8067" w14:textId="454BEFD5" w:rsidR="00F7714C" w:rsidRDefault="00F7714C" w:rsidP="004A4CDA">
      <w:pPr>
        <w:pStyle w:val="a7"/>
        <w:spacing w:after="0"/>
        <w:ind w:firstLineChars="200" w:firstLine="482"/>
        <w:jc w:val="center"/>
        <w:rPr>
          <w:rFonts w:hint="eastAsia"/>
          <w:sz w:val="24"/>
          <w:szCs w:val="24"/>
          <w:lang w:eastAsia="zh-CN"/>
        </w:rPr>
      </w:pPr>
      <w:r>
        <w:rPr>
          <w:rFonts w:hint="eastAsia"/>
          <w:sz w:val="24"/>
          <w:szCs w:val="24"/>
        </w:rPr>
        <w:t>表</w:t>
      </w:r>
      <w:r>
        <w:rPr>
          <w:rFonts w:hint="eastAsia"/>
          <w:sz w:val="24"/>
          <w:szCs w:val="24"/>
          <w:lang w:eastAsia="zh-CN"/>
        </w:rPr>
        <w:t>8-1项目实施计划</w:t>
      </w:r>
    </w:p>
    <w:tbl>
      <w:tblPr>
        <w:tblStyle w:val="afe"/>
        <w:tblW w:w="9944" w:type="dxa"/>
        <w:jc w:val="center"/>
        <w:tblLayout w:type="fixed"/>
        <w:tblLook w:val="04A0" w:firstRow="1" w:lastRow="0" w:firstColumn="1" w:lastColumn="0" w:noHBand="0" w:noVBand="1"/>
      </w:tblPr>
      <w:tblGrid>
        <w:gridCol w:w="2088"/>
        <w:gridCol w:w="2232"/>
        <w:gridCol w:w="3411"/>
        <w:gridCol w:w="2213"/>
      </w:tblGrid>
      <w:tr w:rsidR="00FD0F63" w14:paraId="24600540" w14:textId="77777777">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741E60" w14:textId="77777777" w:rsidR="00FD0F63" w:rsidRDefault="00000000">
            <w:pPr>
              <w:spacing w:before="20" w:after="20" w:line="264" w:lineRule="auto"/>
              <w:jc w:val="center"/>
              <w:rPr>
                <w:rFonts w:hint="eastAsia"/>
                <w:sz w:val="24"/>
                <w:szCs w:val="24"/>
              </w:rPr>
            </w:pPr>
            <w:r>
              <w:rPr>
                <w:b/>
                <w:color w:val="FFFFFF"/>
                <w:sz w:val="24"/>
                <w:szCs w:val="24"/>
              </w:rPr>
              <w:t>阶段</w:t>
            </w:r>
          </w:p>
        </w:tc>
        <w:tc>
          <w:tcPr>
            <w:tcW w:w="223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2BE3871"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工期节点</w:t>
            </w:r>
          </w:p>
        </w:tc>
        <w:tc>
          <w:tcPr>
            <w:tcW w:w="34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6883E1D" w14:textId="77777777" w:rsidR="00FD0F63" w:rsidRDefault="00000000">
            <w:pPr>
              <w:spacing w:before="20" w:after="20" w:line="264" w:lineRule="auto"/>
              <w:jc w:val="center"/>
              <w:rPr>
                <w:rFonts w:hint="eastAsia"/>
                <w:sz w:val="24"/>
                <w:szCs w:val="24"/>
              </w:rPr>
            </w:pPr>
            <w:r>
              <w:rPr>
                <w:b/>
                <w:color w:val="FFFFFF"/>
                <w:sz w:val="24"/>
                <w:szCs w:val="24"/>
              </w:rPr>
              <w:t>关键工作</w:t>
            </w:r>
          </w:p>
        </w:tc>
        <w:tc>
          <w:tcPr>
            <w:tcW w:w="221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C3AA11" w14:textId="77777777" w:rsidR="00FD0F63" w:rsidRDefault="00000000">
            <w:pPr>
              <w:spacing w:before="20" w:after="20" w:line="264" w:lineRule="auto"/>
              <w:jc w:val="center"/>
              <w:rPr>
                <w:rFonts w:hint="eastAsia"/>
                <w:sz w:val="24"/>
                <w:szCs w:val="24"/>
              </w:rPr>
            </w:pPr>
            <w:r>
              <w:rPr>
                <w:b/>
                <w:color w:val="FFFFFF"/>
                <w:sz w:val="24"/>
                <w:szCs w:val="24"/>
              </w:rPr>
              <w:t>阶段成果</w:t>
            </w:r>
          </w:p>
        </w:tc>
      </w:tr>
      <w:tr w:rsidR="00FD0F63" w14:paraId="2522AC1F"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12B62F23" w14:textId="77777777" w:rsidR="00FD0F63" w:rsidRDefault="00000000">
            <w:pPr>
              <w:spacing w:after="0" w:line="269" w:lineRule="auto"/>
              <w:jc w:val="both"/>
              <w:rPr>
                <w:rFonts w:hint="eastAsia"/>
                <w:sz w:val="24"/>
                <w:szCs w:val="24"/>
                <w:lang w:eastAsia="zh-CN"/>
              </w:rPr>
            </w:pPr>
            <w:r>
              <w:rPr>
                <w:sz w:val="24"/>
                <w:szCs w:val="24"/>
                <w:lang w:eastAsia="zh-CN"/>
              </w:rPr>
              <w:t>阶段一：启动</w:t>
            </w:r>
            <w:r>
              <w:rPr>
                <w:sz w:val="24"/>
                <w:szCs w:val="24"/>
              </w:rPr>
              <w:t>与</w:t>
            </w:r>
            <w:r>
              <w:rPr>
                <w:sz w:val="24"/>
                <w:szCs w:val="24"/>
                <w:lang w:eastAsia="zh-CN"/>
              </w:rPr>
              <w:t>调研</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723AFEBE" w14:textId="5F791866" w:rsidR="00FD0F63" w:rsidRDefault="00000000">
            <w:pPr>
              <w:spacing w:after="0" w:line="269" w:lineRule="auto"/>
              <w:jc w:val="both"/>
              <w:rPr>
                <w:rFonts w:hint="eastAsia"/>
                <w:sz w:val="24"/>
                <w:szCs w:val="24"/>
                <w:lang w:eastAsia="zh-CN"/>
              </w:rPr>
            </w:pPr>
            <w:r>
              <w:rPr>
                <w:rFonts w:hint="eastAsia"/>
                <w:sz w:val="24"/>
                <w:szCs w:val="24"/>
                <w:lang w:eastAsia="zh-CN"/>
              </w:rPr>
              <w:t>2026年7月中</w:t>
            </w:r>
            <w:r w:rsidR="001B13C2">
              <w:rPr>
                <w:rFonts w:hint="eastAsia"/>
                <w:sz w:val="24"/>
                <w:szCs w:val="24"/>
                <w:lang w:eastAsia="zh-CN"/>
              </w:rPr>
              <w:t>下</w:t>
            </w:r>
            <w:r>
              <w:rPr>
                <w:rFonts w:hint="eastAsia"/>
                <w:sz w:val="24"/>
                <w:szCs w:val="24"/>
                <w:lang w:eastAsia="zh-CN"/>
              </w:rPr>
              <w:t>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5C4BC598" w14:textId="77777777" w:rsidR="00FD0F63" w:rsidRDefault="00000000">
            <w:pPr>
              <w:spacing w:after="0" w:line="269" w:lineRule="auto"/>
              <w:jc w:val="both"/>
              <w:rPr>
                <w:rFonts w:hint="eastAsia"/>
                <w:sz w:val="24"/>
                <w:szCs w:val="24"/>
                <w:lang w:eastAsia="zh-CN"/>
              </w:rPr>
            </w:pPr>
            <w:r>
              <w:rPr>
                <w:sz w:val="24"/>
                <w:szCs w:val="24"/>
                <w:lang w:eastAsia="zh-CN"/>
              </w:rPr>
              <w:t>现网调研、服务器验收、卡型核验、网络策略梳理、数据字典梳理、实施方案评审。</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61E83ABF" w14:textId="0C8DF753" w:rsidR="00FD0F63" w:rsidRDefault="00000000">
            <w:pPr>
              <w:spacing w:after="0" w:line="269" w:lineRule="auto"/>
              <w:jc w:val="both"/>
              <w:rPr>
                <w:rFonts w:hint="eastAsia"/>
                <w:sz w:val="24"/>
                <w:szCs w:val="24"/>
                <w:lang w:eastAsia="zh-CN"/>
              </w:rPr>
            </w:pPr>
            <w:r>
              <w:rPr>
                <w:sz w:val="24"/>
                <w:szCs w:val="24"/>
                <w:lang w:eastAsia="zh-CN"/>
              </w:rPr>
              <w:t>经确认的实施方案、网络策略清单、环境核验记录、需求确认。</w:t>
            </w:r>
          </w:p>
        </w:tc>
      </w:tr>
      <w:tr w:rsidR="00FD0F63" w14:paraId="1F5E2DA1"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3E31E8F8" w14:textId="77777777" w:rsidR="00FD0F63" w:rsidRDefault="00000000">
            <w:pPr>
              <w:spacing w:after="0" w:line="269" w:lineRule="auto"/>
              <w:jc w:val="both"/>
              <w:rPr>
                <w:rFonts w:hint="eastAsia"/>
                <w:sz w:val="24"/>
                <w:szCs w:val="24"/>
                <w:lang w:eastAsia="zh-CN"/>
              </w:rPr>
            </w:pPr>
            <w:r>
              <w:rPr>
                <w:sz w:val="24"/>
                <w:szCs w:val="24"/>
                <w:lang w:eastAsia="zh-CN"/>
              </w:rPr>
              <w:t>阶段二：基础环境部署</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BC3456B" w14:textId="77777777" w:rsidR="00FD0F63" w:rsidRDefault="00000000">
            <w:pPr>
              <w:spacing w:after="0" w:line="269" w:lineRule="auto"/>
              <w:jc w:val="both"/>
              <w:rPr>
                <w:rFonts w:hint="eastAsia"/>
                <w:sz w:val="24"/>
                <w:szCs w:val="24"/>
                <w:lang w:eastAsia="zh-CN"/>
              </w:rPr>
            </w:pPr>
            <w:r>
              <w:rPr>
                <w:rFonts w:hint="eastAsia"/>
                <w:sz w:val="24"/>
                <w:szCs w:val="24"/>
                <w:lang w:eastAsia="zh-CN"/>
              </w:rPr>
              <w:t>2026年7月下旬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2D4ACCC0" w14:textId="77777777" w:rsidR="00FD0F63" w:rsidRDefault="00000000">
            <w:pPr>
              <w:spacing w:after="0" w:line="269" w:lineRule="auto"/>
              <w:jc w:val="both"/>
              <w:rPr>
                <w:rFonts w:hint="eastAsia"/>
                <w:sz w:val="24"/>
                <w:szCs w:val="24"/>
                <w:lang w:eastAsia="zh-CN"/>
              </w:rPr>
            </w:pPr>
            <w:r>
              <w:rPr>
                <w:sz w:val="24"/>
                <w:szCs w:val="24"/>
                <w:lang w:eastAsia="zh-CN"/>
              </w:rPr>
              <w:t>操作系统加固、NPU驱动/CANN、容器平台、数据库/向量库、监控日志、备份基础配置。</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299DA20A" w14:textId="31A50DFC" w:rsidR="00FD0F63" w:rsidRDefault="00000000">
            <w:pPr>
              <w:spacing w:after="0" w:line="269" w:lineRule="auto"/>
              <w:jc w:val="both"/>
              <w:rPr>
                <w:rFonts w:hint="eastAsia"/>
                <w:sz w:val="24"/>
                <w:szCs w:val="24"/>
                <w:lang w:eastAsia="zh-CN"/>
              </w:rPr>
            </w:pPr>
            <w:r>
              <w:rPr>
                <w:sz w:val="24"/>
                <w:szCs w:val="24"/>
                <w:lang w:eastAsia="zh-CN"/>
              </w:rPr>
              <w:t>部署记录、软件版本清单。</w:t>
            </w:r>
          </w:p>
        </w:tc>
      </w:tr>
      <w:tr w:rsidR="00FD0F63" w14:paraId="29BA7F37"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B0944B7" w14:textId="77777777" w:rsidR="00FD0F63" w:rsidRDefault="00000000">
            <w:pPr>
              <w:spacing w:after="0" w:line="269" w:lineRule="auto"/>
              <w:jc w:val="both"/>
              <w:rPr>
                <w:rFonts w:hint="eastAsia"/>
                <w:sz w:val="24"/>
                <w:szCs w:val="24"/>
                <w:lang w:eastAsia="zh-CN"/>
              </w:rPr>
            </w:pPr>
            <w:r>
              <w:rPr>
                <w:sz w:val="24"/>
                <w:szCs w:val="24"/>
                <w:lang w:eastAsia="zh-CN"/>
              </w:rPr>
              <w:t>阶段三：数据与知识库建设</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2D9E0868" w14:textId="26AEA602" w:rsidR="00FD0F63" w:rsidRDefault="00000000">
            <w:pPr>
              <w:spacing w:after="0" w:line="269" w:lineRule="auto"/>
              <w:jc w:val="both"/>
              <w:rPr>
                <w:rFonts w:hint="eastAsia"/>
                <w:sz w:val="24"/>
                <w:szCs w:val="24"/>
                <w:lang w:eastAsia="zh-CN"/>
              </w:rPr>
            </w:pPr>
            <w:r>
              <w:rPr>
                <w:rFonts w:hint="eastAsia"/>
                <w:sz w:val="24"/>
                <w:szCs w:val="24"/>
                <w:lang w:eastAsia="zh-CN"/>
              </w:rPr>
              <w:t>2026年</w:t>
            </w:r>
            <w:r w:rsidR="006A599B">
              <w:rPr>
                <w:rFonts w:hint="eastAsia"/>
                <w:sz w:val="24"/>
                <w:szCs w:val="24"/>
                <w:lang w:eastAsia="zh-CN"/>
              </w:rPr>
              <w:t>9</w:t>
            </w:r>
            <w:r>
              <w:rPr>
                <w:rFonts w:hint="eastAsia"/>
                <w:sz w:val="24"/>
                <w:szCs w:val="24"/>
                <w:lang w:eastAsia="zh-CN"/>
              </w:rPr>
              <w:t>月上旬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22B5553A" w14:textId="00168367" w:rsidR="00FD0F63" w:rsidRDefault="00000000">
            <w:pPr>
              <w:spacing w:after="0" w:line="269" w:lineRule="auto"/>
              <w:jc w:val="both"/>
              <w:rPr>
                <w:rFonts w:hint="eastAsia"/>
                <w:sz w:val="24"/>
                <w:szCs w:val="24"/>
                <w:lang w:eastAsia="zh-CN"/>
              </w:rPr>
            </w:pPr>
            <w:r>
              <w:rPr>
                <w:sz w:val="24"/>
                <w:szCs w:val="24"/>
                <w:lang w:eastAsia="zh-CN"/>
              </w:rPr>
              <w:t>资料盘点、文档解析、向量化、索引构建。</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21934493" w14:textId="080C3680" w:rsidR="00FD0F63" w:rsidRDefault="00000000">
            <w:pPr>
              <w:spacing w:after="0" w:line="269" w:lineRule="auto"/>
              <w:jc w:val="both"/>
              <w:rPr>
                <w:rFonts w:hint="eastAsia"/>
                <w:sz w:val="24"/>
                <w:szCs w:val="24"/>
                <w:lang w:eastAsia="zh-CN"/>
              </w:rPr>
            </w:pPr>
            <w:r>
              <w:rPr>
                <w:sz w:val="24"/>
                <w:szCs w:val="24"/>
                <w:lang w:eastAsia="zh-CN"/>
              </w:rPr>
              <w:t>知识库初版。</w:t>
            </w:r>
          </w:p>
        </w:tc>
      </w:tr>
      <w:tr w:rsidR="00FD0F63" w14:paraId="7BAB3ACC"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2AF2337" w14:textId="77777777" w:rsidR="00FD0F63" w:rsidRDefault="00000000">
            <w:pPr>
              <w:spacing w:after="0" w:line="269" w:lineRule="auto"/>
              <w:jc w:val="both"/>
              <w:rPr>
                <w:rFonts w:hint="eastAsia"/>
                <w:sz w:val="24"/>
                <w:szCs w:val="24"/>
                <w:lang w:eastAsia="zh-CN"/>
              </w:rPr>
            </w:pPr>
            <w:r>
              <w:rPr>
                <w:sz w:val="24"/>
                <w:szCs w:val="24"/>
                <w:lang w:eastAsia="zh-CN"/>
              </w:rPr>
              <w:lastRenderedPageBreak/>
              <w:t>阶段四：功能研发与集成</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43E6E4B3" w14:textId="77777777" w:rsidR="00FD0F63" w:rsidRDefault="00000000">
            <w:pPr>
              <w:spacing w:after="0" w:line="269" w:lineRule="auto"/>
              <w:jc w:val="both"/>
              <w:rPr>
                <w:rFonts w:hint="eastAsia"/>
                <w:sz w:val="24"/>
                <w:szCs w:val="24"/>
                <w:lang w:eastAsia="zh-CN"/>
              </w:rPr>
            </w:pPr>
            <w:r>
              <w:rPr>
                <w:rFonts w:hint="eastAsia"/>
                <w:sz w:val="24"/>
                <w:szCs w:val="24"/>
                <w:lang w:eastAsia="zh-CN"/>
              </w:rPr>
              <w:t>2026年10月中旬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0BE07A47" w14:textId="77777777" w:rsidR="00FD0F63" w:rsidRDefault="00000000">
            <w:pPr>
              <w:spacing w:after="0" w:line="269" w:lineRule="auto"/>
              <w:jc w:val="both"/>
              <w:rPr>
                <w:rFonts w:hint="eastAsia"/>
                <w:sz w:val="24"/>
                <w:szCs w:val="24"/>
                <w:lang w:eastAsia="zh-CN"/>
              </w:rPr>
            </w:pPr>
            <w:r>
              <w:rPr>
                <w:sz w:val="24"/>
                <w:szCs w:val="24"/>
                <w:lang w:eastAsia="zh-CN"/>
              </w:rPr>
              <w:t>问答、NL2SQL、报告引擎、权限审计、既有系统接口、前端页面与流程联调。</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3DBFA1B4" w14:textId="77777777" w:rsidR="00FD0F63" w:rsidRDefault="00000000">
            <w:pPr>
              <w:spacing w:after="0" w:line="269" w:lineRule="auto"/>
              <w:jc w:val="both"/>
              <w:rPr>
                <w:rFonts w:hint="eastAsia"/>
                <w:sz w:val="24"/>
                <w:szCs w:val="24"/>
                <w:lang w:eastAsia="zh-CN"/>
              </w:rPr>
            </w:pPr>
            <w:r>
              <w:rPr>
                <w:sz w:val="24"/>
                <w:szCs w:val="24"/>
                <w:lang w:eastAsia="zh-CN"/>
              </w:rPr>
              <w:t>功能测试版本、接口文档、模板库、样例报告。</w:t>
            </w:r>
          </w:p>
        </w:tc>
      </w:tr>
      <w:tr w:rsidR="00FD0F63" w14:paraId="39023A46"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2FB9E17" w14:textId="77777777" w:rsidR="00FD0F63" w:rsidRDefault="00000000">
            <w:pPr>
              <w:spacing w:after="0" w:line="269" w:lineRule="auto"/>
              <w:jc w:val="both"/>
              <w:rPr>
                <w:rFonts w:hint="eastAsia"/>
                <w:sz w:val="24"/>
                <w:szCs w:val="24"/>
                <w:lang w:eastAsia="zh-CN"/>
              </w:rPr>
            </w:pPr>
            <w:r>
              <w:rPr>
                <w:sz w:val="24"/>
                <w:szCs w:val="24"/>
                <w:lang w:eastAsia="zh-CN"/>
              </w:rPr>
              <w:t>阶段五：调优与综合测试</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39ECCD78" w14:textId="77777777" w:rsidR="00FD0F63" w:rsidRDefault="00000000">
            <w:pPr>
              <w:spacing w:after="0" w:line="269" w:lineRule="auto"/>
              <w:jc w:val="both"/>
              <w:rPr>
                <w:rFonts w:hint="eastAsia"/>
                <w:sz w:val="24"/>
                <w:szCs w:val="24"/>
                <w:lang w:eastAsia="zh-CN"/>
              </w:rPr>
            </w:pPr>
            <w:r>
              <w:rPr>
                <w:rFonts w:hint="eastAsia"/>
                <w:sz w:val="24"/>
                <w:szCs w:val="24"/>
                <w:lang w:eastAsia="zh-CN"/>
              </w:rPr>
              <w:t>2026年11月底</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4C934AD6" w14:textId="77777777" w:rsidR="00FD0F63" w:rsidRDefault="00000000">
            <w:pPr>
              <w:spacing w:after="0" w:line="269" w:lineRule="auto"/>
              <w:jc w:val="both"/>
              <w:rPr>
                <w:rFonts w:hint="eastAsia"/>
                <w:sz w:val="24"/>
                <w:szCs w:val="24"/>
                <w:lang w:eastAsia="zh-CN"/>
              </w:rPr>
            </w:pPr>
            <w:r>
              <w:rPr>
                <w:sz w:val="24"/>
                <w:szCs w:val="24"/>
                <w:lang w:eastAsia="zh-CN"/>
              </w:rPr>
              <w:t>专项调优、性能压测、安全测试、问题整改、用户试用。</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49AAD034" w14:textId="77777777" w:rsidR="00FD0F63" w:rsidRDefault="00000000">
            <w:pPr>
              <w:spacing w:after="0" w:line="269" w:lineRule="auto"/>
              <w:jc w:val="both"/>
              <w:rPr>
                <w:rFonts w:hint="eastAsia"/>
                <w:sz w:val="24"/>
                <w:szCs w:val="24"/>
                <w:lang w:eastAsia="zh-CN"/>
              </w:rPr>
            </w:pPr>
            <w:r>
              <w:rPr>
                <w:sz w:val="24"/>
                <w:szCs w:val="24"/>
                <w:lang w:eastAsia="zh-CN"/>
              </w:rPr>
              <w:t>测试报告、整改闭环清单。</w:t>
            </w:r>
          </w:p>
        </w:tc>
      </w:tr>
      <w:tr w:rsidR="00FD0F63" w14:paraId="02C97135"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582720A" w14:textId="77777777" w:rsidR="00FD0F63" w:rsidRDefault="00000000">
            <w:pPr>
              <w:spacing w:after="0" w:line="269" w:lineRule="auto"/>
              <w:jc w:val="both"/>
              <w:rPr>
                <w:rFonts w:hint="eastAsia"/>
                <w:sz w:val="24"/>
                <w:szCs w:val="24"/>
                <w:lang w:eastAsia="zh-CN"/>
              </w:rPr>
            </w:pPr>
            <w:r>
              <w:rPr>
                <w:sz w:val="24"/>
                <w:szCs w:val="24"/>
                <w:lang w:eastAsia="zh-CN"/>
              </w:rPr>
              <w:t>阶段六：试运行与验收</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85D9E9C" w14:textId="77777777" w:rsidR="00FD0F63" w:rsidRDefault="00000000">
            <w:pPr>
              <w:spacing w:after="0" w:line="269" w:lineRule="auto"/>
              <w:jc w:val="both"/>
              <w:rPr>
                <w:rFonts w:hint="eastAsia"/>
                <w:sz w:val="24"/>
                <w:szCs w:val="24"/>
                <w:lang w:eastAsia="zh-CN"/>
              </w:rPr>
            </w:pPr>
            <w:r>
              <w:rPr>
                <w:rFonts w:hint="eastAsia"/>
                <w:sz w:val="24"/>
                <w:szCs w:val="24"/>
                <w:lang w:eastAsia="zh-CN"/>
              </w:rPr>
              <w:t>2026年12月初</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5A9A8A42" w14:textId="2BA4192D" w:rsidR="00FD0F63" w:rsidRDefault="00000000">
            <w:pPr>
              <w:spacing w:after="0" w:line="269" w:lineRule="auto"/>
              <w:jc w:val="both"/>
              <w:rPr>
                <w:rFonts w:hint="eastAsia"/>
                <w:sz w:val="24"/>
                <w:szCs w:val="24"/>
                <w:lang w:eastAsia="zh-CN"/>
              </w:rPr>
            </w:pPr>
            <w:r>
              <w:rPr>
                <w:sz w:val="24"/>
                <w:szCs w:val="24"/>
                <w:lang w:eastAsia="zh-CN"/>
              </w:rPr>
              <w:t>试运行、培训、验收材料汇编、运维交接。</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75B6D9AB" w14:textId="0FDEAF97" w:rsidR="00FD0F63" w:rsidRDefault="00000000">
            <w:pPr>
              <w:keepNext/>
              <w:spacing w:after="0" w:line="269" w:lineRule="auto"/>
              <w:jc w:val="both"/>
              <w:rPr>
                <w:rFonts w:hint="eastAsia"/>
                <w:sz w:val="24"/>
                <w:szCs w:val="24"/>
                <w:lang w:eastAsia="zh-CN"/>
              </w:rPr>
            </w:pPr>
            <w:r>
              <w:rPr>
                <w:sz w:val="24"/>
                <w:szCs w:val="24"/>
                <w:lang w:eastAsia="zh-CN"/>
              </w:rPr>
              <w:t>试运行报告、培训材料、验收报告、运维手册。</w:t>
            </w:r>
          </w:p>
        </w:tc>
      </w:tr>
    </w:tbl>
    <w:p w14:paraId="581F423C" w14:textId="77777777" w:rsidR="00FD0F63" w:rsidRDefault="00000000">
      <w:pPr>
        <w:pStyle w:val="21"/>
        <w:numPr>
          <w:ilvl w:val="1"/>
          <w:numId w:val="7"/>
        </w:numPr>
        <w:spacing w:beforeLines="100" w:before="240" w:afterLines="50" w:after="120" w:line="360" w:lineRule="auto"/>
        <w:rPr>
          <w:rFonts w:ascii="黑体" w:eastAsia="黑体" w:hAnsi="黑体"/>
          <w:color w:val="1F4E79"/>
          <w:sz w:val="30"/>
          <w:szCs w:val="30"/>
          <w:lang w:eastAsia="zh-CN"/>
        </w:rPr>
      </w:pPr>
      <w:bookmarkStart w:id="50" w:name="_Toc235116272"/>
      <w:r>
        <w:rPr>
          <w:rFonts w:ascii="黑体" w:eastAsia="黑体" w:hAnsi="黑体"/>
          <w:color w:val="1F4E79"/>
          <w:sz w:val="30"/>
          <w:szCs w:val="30"/>
          <w:lang w:eastAsia="zh-CN"/>
        </w:rPr>
        <w:t>项目组织与职责</w:t>
      </w:r>
      <w:bookmarkEnd w:id="50"/>
    </w:p>
    <w:p w14:paraId="78362F8E" w14:textId="780EDC1D" w:rsidR="00FB1B4B" w:rsidRPr="00FB1B4B" w:rsidRDefault="00FB1B4B" w:rsidP="004A4CDA">
      <w:pPr>
        <w:pStyle w:val="a7"/>
        <w:spacing w:after="0"/>
        <w:ind w:firstLineChars="200" w:firstLine="482"/>
        <w:jc w:val="center"/>
        <w:rPr>
          <w:rFonts w:hint="eastAsia"/>
          <w:sz w:val="24"/>
          <w:szCs w:val="24"/>
          <w:lang w:eastAsia="zh-CN"/>
        </w:rPr>
      </w:pPr>
      <w:r>
        <w:rPr>
          <w:rFonts w:hint="eastAsia"/>
          <w:sz w:val="24"/>
          <w:szCs w:val="24"/>
        </w:rPr>
        <w:t>表</w:t>
      </w:r>
      <w:r>
        <w:rPr>
          <w:rFonts w:hint="eastAsia"/>
          <w:sz w:val="24"/>
          <w:szCs w:val="24"/>
          <w:lang w:eastAsia="zh-CN"/>
        </w:rPr>
        <w:t>8-2 项目组织与职责</w:t>
      </w:r>
    </w:p>
    <w:tbl>
      <w:tblPr>
        <w:tblStyle w:val="afe"/>
        <w:tblW w:w="10731" w:type="dxa"/>
        <w:jc w:val="center"/>
        <w:tblLayout w:type="fixed"/>
        <w:tblLook w:val="04A0" w:firstRow="1" w:lastRow="0" w:firstColumn="1" w:lastColumn="0" w:noHBand="0" w:noVBand="1"/>
      </w:tblPr>
      <w:tblGrid>
        <w:gridCol w:w="2448"/>
        <w:gridCol w:w="2755"/>
        <w:gridCol w:w="5528"/>
      </w:tblGrid>
      <w:tr w:rsidR="00FD0F63" w14:paraId="4BBA59E5" w14:textId="77777777">
        <w:trPr>
          <w:cantSplit/>
          <w:tblHeader/>
          <w:jc w:val="center"/>
        </w:trPr>
        <w:tc>
          <w:tcPr>
            <w:tcW w:w="244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23CE15F" w14:textId="77777777" w:rsidR="00FD0F63" w:rsidRDefault="00000000">
            <w:pPr>
              <w:spacing w:before="20" w:after="20" w:line="264" w:lineRule="auto"/>
              <w:jc w:val="center"/>
              <w:rPr>
                <w:rFonts w:hint="eastAsia"/>
                <w:sz w:val="24"/>
                <w:szCs w:val="24"/>
              </w:rPr>
            </w:pPr>
            <w:r>
              <w:rPr>
                <w:b/>
                <w:color w:val="FFFFFF"/>
                <w:sz w:val="24"/>
                <w:szCs w:val="24"/>
              </w:rPr>
              <w:t>角色</w:t>
            </w:r>
          </w:p>
        </w:tc>
        <w:tc>
          <w:tcPr>
            <w:tcW w:w="2755" w:type="dxa"/>
            <w:tcBorders>
              <w:top w:val="single" w:sz="6" w:space="0" w:color="B4C7E7"/>
              <w:left w:val="single" w:sz="6" w:space="0" w:color="B4C7E7"/>
              <w:bottom w:val="single" w:sz="6" w:space="0" w:color="B4C7E7"/>
              <w:right w:val="single" w:sz="6" w:space="0" w:color="B4C7E7"/>
            </w:tcBorders>
            <w:shd w:val="clear" w:color="auto" w:fill="1F4E79"/>
          </w:tcPr>
          <w:p w14:paraId="296911E8" w14:textId="77777777" w:rsidR="00FD0F63" w:rsidRDefault="00000000">
            <w:pPr>
              <w:spacing w:before="20" w:after="20" w:line="264" w:lineRule="auto"/>
              <w:jc w:val="center"/>
              <w:rPr>
                <w:rFonts w:hint="eastAsia"/>
                <w:b/>
                <w:color w:val="FFFFFF"/>
                <w:sz w:val="24"/>
                <w:szCs w:val="24"/>
              </w:rPr>
            </w:pPr>
            <w:r>
              <w:rPr>
                <w:rFonts w:hint="eastAsia"/>
                <w:b/>
                <w:color w:val="FFFFFF"/>
                <w:sz w:val="24"/>
                <w:szCs w:val="24"/>
                <w:lang w:eastAsia="zh-CN"/>
              </w:rPr>
              <w:t>人员</w:t>
            </w:r>
          </w:p>
        </w:tc>
        <w:tc>
          <w:tcPr>
            <w:tcW w:w="55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49ED0BB" w14:textId="77777777" w:rsidR="00FD0F63" w:rsidRDefault="00000000">
            <w:pPr>
              <w:spacing w:before="20" w:after="20" w:line="264" w:lineRule="auto"/>
              <w:jc w:val="center"/>
              <w:rPr>
                <w:rFonts w:hint="eastAsia"/>
                <w:sz w:val="24"/>
                <w:szCs w:val="24"/>
              </w:rPr>
            </w:pPr>
            <w:r>
              <w:rPr>
                <w:b/>
                <w:color w:val="FFFFFF"/>
                <w:sz w:val="24"/>
                <w:szCs w:val="24"/>
              </w:rPr>
              <w:t>主要职责</w:t>
            </w:r>
          </w:p>
        </w:tc>
      </w:tr>
      <w:tr w:rsidR="00FD0F63" w14:paraId="1D4A9F43"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4717765D" w14:textId="77777777" w:rsidR="00FD0F63" w:rsidRDefault="00000000">
            <w:pPr>
              <w:spacing w:after="0" w:line="269" w:lineRule="auto"/>
              <w:jc w:val="both"/>
              <w:rPr>
                <w:rFonts w:hint="eastAsia"/>
                <w:sz w:val="24"/>
                <w:szCs w:val="24"/>
              </w:rPr>
            </w:pPr>
            <w:r>
              <w:rPr>
                <w:sz w:val="24"/>
                <w:szCs w:val="24"/>
              </w:rPr>
              <w:t>项目经理</w:t>
            </w:r>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E8750D5" w14:textId="77777777" w:rsidR="00FD0F63" w:rsidRDefault="00000000">
            <w:pPr>
              <w:spacing w:after="0" w:line="269" w:lineRule="auto"/>
              <w:jc w:val="both"/>
              <w:rPr>
                <w:rFonts w:hint="eastAsia"/>
                <w:sz w:val="24"/>
                <w:szCs w:val="24"/>
                <w:lang w:eastAsia="zh-CN"/>
              </w:rPr>
            </w:pPr>
            <w:r>
              <w:rPr>
                <w:rFonts w:hint="eastAsia"/>
                <w:sz w:val="24"/>
                <w:szCs w:val="24"/>
                <w:lang w:eastAsia="zh-CN"/>
              </w:rPr>
              <w:t>党增博</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A24B542" w14:textId="77777777" w:rsidR="00FD0F63" w:rsidRDefault="00000000">
            <w:pPr>
              <w:spacing w:after="0" w:line="269" w:lineRule="auto"/>
              <w:jc w:val="both"/>
              <w:rPr>
                <w:rFonts w:hint="eastAsia"/>
                <w:sz w:val="24"/>
                <w:szCs w:val="24"/>
                <w:lang w:eastAsia="zh-CN"/>
              </w:rPr>
            </w:pPr>
            <w:r>
              <w:rPr>
                <w:sz w:val="24"/>
                <w:szCs w:val="24"/>
                <w:lang w:eastAsia="zh-CN"/>
              </w:rPr>
              <w:t>总体计划、范围、沟通、风险、里程碑、验收协调和交付质量负责。</w:t>
            </w:r>
          </w:p>
        </w:tc>
      </w:tr>
      <w:tr w:rsidR="00FD0F63" w14:paraId="020BA57C"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52CC9199" w14:textId="77777777" w:rsidR="00FD0F63" w:rsidRDefault="00000000">
            <w:pPr>
              <w:spacing w:after="0" w:line="269" w:lineRule="auto"/>
              <w:jc w:val="both"/>
              <w:rPr>
                <w:rFonts w:hint="eastAsia"/>
                <w:sz w:val="24"/>
                <w:szCs w:val="24"/>
              </w:rPr>
            </w:pPr>
            <w:r>
              <w:rPr>
                <w:sz w:val="24"/>
                <w:szCs w:val="24"/>
              </w:rPr>
              <w:t>技术负责人</w:t>
            </w:r>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5FCD4107" w14:textId="77777777" w:rsidR="00FD0F63" w:rsidRDefault="00000000">
            <w:pPr>
              <w:spacing w:after="0" w:line="269" w:lineRule="auto"/>
              <w:jc w:val="both"/>
              <w:rPr>
                <w:rFonts w:hint="eastAsia"/>
                <w:sz w:val="24"/>
                <w:szCs w:val="24"/>
                <w:lang w:eastAsia="zh-CN"/>
              </w:rPr>
            </w:pPr>
            <w:r>
              <w:rPr>
                <w:rFonts w:hint="eastAsia"/>
                <w:sz w:val="24"/>
                <w:szCs w:val="24"/>
                <w:lang w:eastAsia="zh-CN"/>
              </w:rPr>
              <w:t>高超峰</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CFA86A2" w14:textId="77777777" w:rsidR="00FD0F63" w:rsidRDefault="00000000">
            <w:pPr>
              <w:spacing w:after="0" w:line="269" w:lineRule="auto"/>
              <w:jc w:val="both"/>
              <w:rPr>
                <w:rFonts w:hint="eastAsia"/>
                <w:sz w:val="24"/>
                <w:szCs w:val="24"/>
                <w:lang w:eastAsia="zh-CN"/>
              </w:rPr>
            </w:pPr>
            <w:r>
              <w:rPr>
                <w:sz w:val="24"/>
                <w:szCs w:val="24"/>
                <w:lang w:eastAsia="zh-CN"/>
              </w:rPr>
              <w:t>总体架构、模型选型、NPU适配、数据安全、关键技术路线和疑难问题决策。</w:t>
            </w:r>
          </w:p>
        </w:tc>
      </w:tr>
      <w:tr w:rsidR="00FD0F63" w14:paraId="2BD1548A"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13D8351B" w14:textId="77777777" w:rsidR="00FD0F63" w:rsidRDefault="00000000">
            <w:pPr>
              <w:spacing w:after="0" w:line="269" w:lineRule="auto"/>
              <w:jc w:val="both"/>
              <w:rPr>
                <w:rFonts w:hint="eastAsia"/>
                <w:sz w:val="24"/>
                <w:szCs w:val="24"/>
              </w:rPr>
            </w:pPr>
            <w:r>
              <w:rPr>
                <w:sz w:val="24"/>
                <w:szCs w:val="24"/>
              </w:rPr>
              <w:t>平台开发组</w:t>
            </w:r>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39E682A" w14:textId="77777777" w:rsidR="00FD0F63" w:rsidRDefault="00000000">
            <w:pPr>
              <w:spacing w:after="0" w:line="269" w:lineRule="auto"/>
              <w:jc w:val="both"/>
              <w:rPr>
                <w:rFonts w:hint="eastAsia"/>
                <w:sz w:val="24"/>
                <w:szCs w:val="24"/>
                <w:lang w:eastAsia="zh-CN"/>
              </w:rPr>
            </w:pPr>
            <w:r>
              <w:rPr>
                <w:rFonts w:hint="eastAsia"/>
                <w:sz w:val="24"/>
                <w:szCs w:val="24"/>
                <w:lang w:eastAsia="zh-CN"/>
              </w:rPr>
              <w:t>李鹏、王杰等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87A02FB" w14:textId="77777777" w:rsidR="00FD0F63" w:rsidRDefault="00000000">
            <w:pPr>
              <w:spacing w:after="0" w:line="269" w:lineRule="auto"/>
              <w:jc w:val="both"/>
              <w:rPr>
                <w:rFonts w:hint="eastAsia"/>
                <w:sz w:val="24"/>
                <w:szCs w:val="24"/>
                <w:lang w:eastAsia="zh-CN"/>
              </w:rPr>
            </w:pPr>
            <w:r>
              <w:rPr>
                <w:sz w:val="24"/>
                <w:szCs w:val="24"/>
                <w:lang w:eastAsia="zh-CN"/>
              </w:rPr>
              <w:t>前后端、接口网关、权限审计、NL2SQL、报告生成、任务调度开发。</w:t>
            </w:r>
          </w:p>
        </w:tc>
      </w:tr>
      <w:tr w:rsidR="00FD0F63" w14:paraId="6ACE60D4"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18A5078E" w14:textId="77777777" w:rsidR="00FD0F63" w:rsidRDefault="00000000">
            <w:pPr>
              <w:spacing w:after="0" w:line="269" w:lineRule="auto"/>
              <w:jc w:val="both"/>
              <w:rPr>
                <w:rFonts w:hint="eastAsia"/>
                <w:sz w:val="24"/>
                <w:szCs w:val="24"/>
              </w:rPr>
            </w:pPr>
            <w:r>
              <w:rPr>
                <w:sz w:val="24"/>
                <w:szCs w:val="24"/>
              </w:rPr>
              <w:t>算法与知识工程组</w:t>
            </w:r>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6AD2E7F1" w14:textId="77777777" w:rsidR="00FD0F63" w:rsidRDefault="00000000">
            <w:pPr>
              <w:spacing w:after="0" w:line="269" w:lineRule="auto"/>
              <w:jc w:val="both"/>
              <w:rPr>
                <w:rFonts w:hint="eastAsia"/>
                <w:sz w:val="24"/>
                <w:szCs w:val="24"/>
                <w:lang w:eastAsia="zh-CN"/>
              </w:rPr>
            </w:pPr>
            <w:r>
              <w:rPr>
                <w:rFonts w:hint="eastAsia"/>
                <w:sz w:val="24"/>
                <w:szCs w:val="24"/>
                <w:lang w:eastAsia="zh-CN"/>
              </w:rPr>
              <w:t>高超峰、汤文文等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E1F88C3" w14:textId="77777777" w:rsidR="00FD0F63" w:rsidRDefault="00000000">
            <w:pPr>
              <w:spacing w:after="0" w:line="269" w:lineRule="auto"/>
              <w:jc w:val="both"/>
              <w:rPr>
                <w:rFonts w:hint="eastAsia"/>
                <w:sz w:val="24"/>
                <w:szCs w:val="24"/>
                <w:lang w:eastAsia="zh-CN"/>
              </w:rPr>
            </w:pPr>
            <w:r>
              <w:rPr>
                <w:sz w:val="24"/>
                <w:szCs w:val="24"/>
                <w:lang w:eastAsia="zh-CN"/>
              </w:rPr>
              <w:t>模型部署、微调、RAG、向量检索、评测集、知识库入库与优化。</w:t>
            </w:r>
          </w:p>
        </w:tc>
      </w:tr>
      <w:tr w:rsidR="00FD0F63" w14:paraId="0FA25AEB"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0A658381" w14:textId="77777777" w:rsidR="00FD0F63" w:rsidRDefault="00000000">
            <w:pPr>
              <w:spacing w:after="0" w:line="269" w:lineRule="auto"/>
              <w:jc w:val="both"/>
              <w:rPr>
                <w:rFonts w:hint="eastAsia"/>
                <w:sz w:val="24"/>
                <w:szCs w:val="24"/>
              </w:rPr>
            </w:pPr>
            <w:r>
              <w:rPr>
                <w:sz w:val="24"/>
                <w:szCs w:val="24"/>
              </w:rPr>
              <w:t>数据与集成组</w:t>
            </w:r>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307AC801" w14:textId="77777777" w:rsidR="00FD0F63" w:rsidRDefault="00000000">
            <w:pPr>
              <w:spacing w:after="0" w:line="269" w:lineRule="auto"/>
              <w:jc w:val="both"/>
              <w:rPr>
                <w:rFonts w:hint="eastAsia"/>
                <w:sz w:val="24"/>
                <w:szCs w:val="24"/>
                <w:lang w:eastAsia="zh-CN"/>
              </w:rPr>
            </w:pPr>
            <w:r>
              <w:rPr>
                <w:rFonts w:hint="eastAsia"/>
                <w:sz w:val="24"/>
                <w:szCs w:val="24"/>
                <w:lang w:eastAsia="zh-CN"/>
              </w:rPr>
              <w:t>高天宇、高超峰等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7372A149" w14:textId="77777777" w:rsidR="00FD0F63" w:rsidRDefault="00000000">
            <w:pPr>
              <w:spacing w:after="0" w:line="269" w:lineRule="auto"/>
              <w:jc w:val="both"/>
              <w:rPr>
                <w:rFonts w:hint="eastAsia"/>
                <w:sz w:val="24"/>
                <w:szCs w:val="24"/>
                <w:lang w:eastAsia="zh-CN"/>
              </w:rPr>
            </w:pPr>
            <w:r>
              <w:rPr>
                <w:sz w:val="24"/>
                <w:szCs w:val="24"/>
                <w:lang w:eastAsia="zh-CN"/>
              </w:rPr>
              <w:t>数据字典、SQL视图/接口、跨区网络策略、数据质量、业务系统联调。</w:t>
            </w:r>
          </w:p>
        </w:tc>
      </w:tr>
      <w:tr w:rsidR="00FD0F63" w14:paraId="69BA4551"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6286A456" w14:textId="77777777" w:rsidR="00FD0F63" w:rsidRDefault="00000000">
            <w:pPr>
              <w:spacing w:after="0" w:line="269" w:lineRule="auto"/>
              <w:jc w:val="both"/>
              <w:rPr>
                <w:rFonts w:hint="eastAsia"/>
                <w:sz w:val="24"/>
                <w:szCs w:val="24"/>
              </w:rPr>
            </w:pPr>
            <w:r>
              <w:rPr>
                <w:sz w:val="24"/>
                <w:szCs w:val="24"/>
              </w:rPr>
              <w:t>测试与运维组</w:t>
            </w:r>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4827E3BB" w14:textId="77777777" w:rsidR="00FD0F63" w:rsidRDefault="00000000">
            <w:pPr>
              <w:spacing w:after="0" w:line="269" w:lineRule="auto"/>
              <w:jc w:val="both"/>
              <w:rPr>
                <w:rFonts w:hint="eastAsia"/>
                <w:sz w:val="24"/>
                <w:szCs w:val="24"/>
                <w:lang w:eastAsia="zh-CN"/>
              </w:rPr>
            </w:pPr>
            <w:r>
              <w:rPr>
                <w:rFonts w:hint="eastAsia"/>
                <w:sz w:val="24"/>
                <w:szCs w:val="24"/>
                <w:lang w:eastAsia="zh-CN"/>
              </w:rPr>
              <w:t>曹硕、高天宇等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625B7592" w14:textId="77777777" w:rsidR="00FD0F63" w:rsidRDefault="00000000">
            <w:pPr>
              <w:keepNext/>
              <w:spacing w:after="0" w:line="269" w:lineRule="auto"/>
              <w:jc w:val="both"/>
              <w:rPr>
                <w:rFonts w:hint="eastAsia"/>
                <w:sz w:val="24"/>
                <w:szCs w:val="24"/>
                <w:lang w:eastAsia="zh-CN"/>
              </w:rPr>
            </w:pPr>
            <w:r>
              <w:rPr>
                <w:sz w:val="24"/>
                <w:szCs w:val="24"/>
                <w:lang w:eastAsia="zh-CN"/>
              </w:rPr>
              <w:t>功能、性能、安全、兼容性测试，监控备份、部署脚本、运维手册和试运行保障。</w:t>
            </w:r>
          </w:p>
        </w:tc>
      </w:tr>
    </w:tbl>
    <w:p w14:paraId="79018E97"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51" w:name="_Toc235116273"/>
      <w:bookmarkStart w:id="52" w:name="OLE_LINK22"/>
      <w:r>
        <w:rPr>
          <w:rFonts w:ascii="黑体" w:eastAsia="黑体" w:hAnsi="黑体"/>
          <w:color w:val="1F4E79"/>
          <w:sz w:val="32"/>
          <w:lang w:eastAsia="zh-CN"/>
        </w:rPr>
        <w:t>测试、试运行与验收方案</w:t>
      </w:r>
      <w:bookmarkEnd w:id="51"/>
    </w:p>
    <w:p w14:paraId="582F0C10"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53" w:name="_Toc235116274"/>
      <w:bookmarkEnd w:id="52"/>
      <w:r>
        <w:rPr>
          <w:rFonts w:ascii="黑体" w:eastAsia="黑体" w:hAnsi="黑体"/>
          <w:color w:val="1F4E79"/>
          <w:sz w:val="30"/>
          <w:szCs w:val="30"/>
          <w:lang w:eastAsia="zh-CN"/>
        </w:rPr>
        <w:t>测试方法</w:t>
      </w:r>
      <w:bookmarkEnd w:id="53"/>
    </w:p>
    <w:p w14:paraId="44E2D54D"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本项目测试工作以“可验证、可复现、可追溯、可验收”为原则，覆盖基础环境、核心功能、跨区安全、性能并发及运维保障等关键环节，确保智能问答、NL2SQL 数据查询、自动化报告生成及知识库建设等能力满足建设目标与验收指标。测试对象包括服务器与 NPU 运行环境、模型推理服务、应用编排服务、向量检索与元数据存储、受控数据访问链路、权限审计及与既有业务系统的集成接口。</w:t>
      </w:r>
    </w:p>
    <w:p w14:paraId="07345258"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测试总体遵循“单元测试—接口测试—功能测试—性能测试—安全测试—用户试用—验收测试”的递进路径，各阶段前后衔接、问题闭环后再进入下一阶段，避免带病上线。</w:t>
      </w:r>
    </w:p>
    <w:p w14:paraId="4D910185"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（1）单元测试</w:t>
      </w:r>
    </w:p>
    <w:p w14:paraId="057655E6"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针对意图识别、Schema 链接、SQL 校验、检索召回、重排序、报告模板填充、任务调度等关键模块开展单元验证，确保核心逻辑正确、边界条件可控、异常输入可拦截。</w:t>
      </w:r>
    </w:p>
    <w:p w14:paraId="27CA12C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（2）接口测试</w:t>
      </w:r>
    </w:p>
    <w:p w14:paraId="25132151"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对统一网关、问答、数据查询、报告生成、知识库管理、审计日志等 API 进行连通性、参数校验、鉴权拦截、错误码及超时处理测试；跨区场景下重点验证受控只读数据访问链路的可用性与稳定性。</w:t>
      </w:r>
    </w:p>
    <w:p w14:paraId="69F1EA01"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（3）功能测试</w:t>
      </w:r>
    </w:p>
    <w:p w14:paraId="3DA27DFE"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按业务场景开展端到端验证，覆盖通用问答、专业知识问答（RAG）、NL2SQL 查询分析、自动化报告生成、模板管理、人工复核、成果导出及权限控制；检查引用溯源、拒答澄清、SQL 白名单拦截、报告数值一致性等关键控制点是否生效。</w:t>
      </w:r>
    </w:p>
    <w:p w14:paraId="1DC842EE"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（4）性能测试</w:t>
      </w:r>
    </w:p>
    <w:p w14:paraId="276BAB7A"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在不少于 5 用户并发条件下，验证问答、检索、SQL 执行、报告生成等核心操作的响应时延、吞吐能力及资源占用情况；结合 NPU、CPU、内存、磁盘等指标评估系统稳定性与余量。</w:t>
      </w:r>
    </w:p>
    <w:p w14:paraId="689E20A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（5）安全测试</w:t>
      </w:r>
    </w:p>
    <w:p w14:paraId="47687684"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验证跨区网络策略、TLS 传输、只读账号权限、SQL 越权拦截、敏感信息脱敏、操作审计及异常访问阻断能力；确认应用前端不得直连六里桥业务数据库，查询结果按任务最小化缓存。</w:t>
      </w:r>
    </w:p>
    <w:p w14:paraId="0D97916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（6）用户试用</w:t>
      </w:r>
    </w:p>
    <w:p w14:paraId="6538F690"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组织业务及运维人员选取典型站点、典型报告、典型专业问答和典型数据查询场景开展试用，收集可用性、准确性、表达规范性等方面意见，作为优化与验收依据。</w:t>
      </w:r>
    </w:p>
    <w:p w14:paraId="5557F237"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（7）验收测试</w:t>
      </w:r>
    </w:p>
    <w:p w14:paraId="114FC2F4"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依据经甲方确认的建设目标与验收指标，对功能完整性、性能达标情况、安全合规性、知识库建设规模、文档资料及运维保障能力进行最终核验，形成验收证据链。</w:t>
      </w:r>
    </w:p>
    <w:p w14:paraId="1E9FBC13" w14:textId="77777777" w:rsidR="00FD0F63"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测试实施过程中，对涉及模型版本、提示词模板、数据字典、SQL 白名单、网络策略等关键配置，实行版本冻结与变更留痕，确保测试结果可复现、问题可追踪、验收可审计。对未关闭的严重/高优先级缺陷，不得进入试运行或最终验收环节。</w:t>
      </w:r>
    </w:p>
    <w:p w14:paraId="1FEEAFA9"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54" w:name="_Toc235116275"/>
      <w:bookmarkStart w:id="55" w:name="OLE_LINK23"/>
      <w:r>
        <w:rPr>
          <w:rFonts w:ascii="黑体" w:eastAsia="黑体" w:hAnsi="黑体"/>
          <w:color w:val="1F4E79"/>
          <w:sz w:val="30"/>
          <w:szCs w:val="30"/>
          <w:lang w:eastAsia="zh-CN"/>
        </w:rPr>
        <w:lastRenderedPageBreak/>
        <w:t>核心验收测试项</w:t>
      </w:r>
      <w:bookmarkEnd w:id="54"/>
    </w:p>
    <w:p w14:paraId="7094600C" w14:textId="77777777" w:rsidR="00FD0F63" w:rsidRDefault="00000000">
      <w:pPr>
        <w:spacing w:after="0" w:line="360" w:lineRule="auto"/>
        <w:ind w:firstLineChars="200" w:firstLine="480"/>
        <w:rPr>
          <w:sz w:val="24"/>
          <w:szCs w:val="24"/>
          <w:lang w:eastAsia="zh-CN"/>
        </w:rPr>
      </w:pPr>
      <w:r>
        <w:rPr>
          <w:sz w:val="24"/>
          <w:szCs w:val="24"/>
          <w:lang w:eastAsia="zh-CN"/>
        </w:rPr>
        <w:t>本节从基础环境、安全合规、知识库、三类核心能力及并发稳定性等方面明确验收测试项与判定标准。测试须在版本冻结、跨区策略与数据授权就绪后开展，未达标项整改复测通过后方可验收。具体见下表</w:t>
      </w:r>
      <w:r>
        <w:rPr>
          <w:rFonts w:hint="eastAsia"/>
          <w:sz w:val="24"/>
          <w:szCs w:val="24"/>
          <w:lang w:eastAsia="zh-CN"/>
        </w:rPr>
        <w:t>9-2。</w:t>
      </w:r>
    </w:p>
    <w:p w14:paraId="41D58DB9" w14:textId="4EEFBF35" w:rsidR="00C373A2" w:rsidRDefault="00C373A2" w:rsidP="00A54E02">
      <w:pPr>
        <w:pStyle w:val="a7"/>
        <w:spacing w:after="0"/>
        <w:ind w:firstLineChars="200" w:firstLine="482"/>
        <w:jc w:val="center"/>
        <w:rPr>
          <w:rFonts w:hint="eastAsia"/>
          <w:sz w:val="24"/>
          <w:szCs w:val="24"/>
          <w:lang w:eastAsia="zh-CN"/>
        </w:rPr>
      </w:pPr>
      <w:r>
        <w:rPr>
          <w:rFonts w:hint="eastAsia"/>
          <w:sz w:val="24"/>
          <w:szCs w:val="24"/>
        </w:rPr>
        <w:t>表</w:t>
      </w:r>
      <w:r>
        <w:rPr>
          <w:rFonts w:hint="eastAsia"/>
          <w:sz w:val="24"/>
          <w:szCs w:val="24"/>
          <w:lang w:eastAsia="zh-CN"/>
        </w:rPr>
        <w:t>9-2核心验收测试项</w:t>
      </w:r>
    </w:p>
    <w:tbl>
      <w:tblPr>
        <w:tblStyle w:val="afe"/>
        <w:tblW w:w="9696" w:type="dxa"/>
        <w:jc w:val="center"/>
        <w:tblLayout w:type="fixed"/>
        <w:tblLook w:val="04A0" w:firstRow="1" w:lastRow="0" w:firstColumn="1" w:lastColumn="0" w:noHBand="0" w:noVBand="1"/>
      </w:tblPr>
      <w:tblGrid>
        <w:gridCol w:w="1872"/>
        <w:gridCol w:w="5040"/>
        <w:gridCol w:w="2784"/>
      </w:tblGrid>
      <w:tr w:rsidR="00FD0F63" w14:paraId="0CE232A3" w14:textId="77777777">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bookmarkEnd w:id="55"/>
          <w:p w14:paraId="22D5A4D0" w14:textId="77777777" w:rsidR="00FD0F63" w:rsidRDefault="00000000">
            <w:pPr>
              <w:spacing w:before="20" w:after="20" w:line="264" w:lineRule="auto"/>
              <w:jc w:val="center"/>
              <w:rPr>
                <w:rFonts w:hint="eastAsia"/>
                <w:sz w:val="24"/>
                <w:szCs w:val="24"/>
              </w:rPr>
            </w:pPr>
            <w:r>
              <w:rPr>
                <w:b/>
                <w:color w:val="FFFFFF"/>
                <w:sz w:val="24"/>
                <w:szCs w:val="24"/>
              </w:rPr>
              <w:t>测试分类</w:t>
            </w:r>
          </w:p>
        </w:tc>
        <w:tc>
          <w:tcPr>
            <w:tcW w:w="504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07ECC" w14:textId="77777777" w:rsidR="00FD0F63" w:rsidRDefault="00000000">
            <w:pPr>
              <w:spacing w:before="20" w:after="20" w:line="264" w:lineRule="auto"/>
              <w:jc w:val="center"/>
              <w:rPr>
                <w:rFonts w:hint="eastAsia"/>
                <w:sz w:val="24"/>
                <w:szCs w:val="24"/>
              </w:rPr>
            </w:pPr>
            <w:r>
              <w:rPr>
                <w:b/>
                <w:color w:val="FFFFFF"/>
                <w:sz w:val="24"/>
                <w:szCs w:val="24"/>
              </w:rPr>
              <w:t>关键测试项</w:t>
            </w:r>
          </w:p>
        </w:tc>
        <w:tc>
          <w:tcPr>
            <w:tcW w:w="27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EAD63FF" w14:textId="77777777" w:rsidR="00FD0F63" w:rsidRDefault="00000000">
            <w:pPr>
              <w:spacing w:before="20" w:after="20" w:line="264" w:lineRule="auto"/>
              <w:jc w:val="center"/>
              <w:rPr>
                <w:rFonts w:hint="eastAsia"/>
                <w:sz w:val="24"/>
                <w:szCs w:val="24"/>
              </w:rPr>
            </w:pPr>
            <w:r>
              <w:rPr>
                <w:b/>
                <w:color w:val="FFFFFF"/>
                <w:sz w:val="24"/>
                <w:szCs w:val="24"/>
              </w:rPr>
              <w:t>验收判定</w:t>
            </w:r>
          </w:p>
        </w:tc>
      </w:tr>
      <w:tr w:rsidR="00FD0F63" w14:paraId="39FF20A0"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3BDDA6E" w14:textId="77777777" w:rsidR="00FD0F63" w:rsidRDefault="00000000">
            <w:pPr>
              <w:spacing w:after="0" w:line="269" w:lineRule="auto"/>
              <w:jc w:val="both"/>
              <w:rPr>
                <w:rFonts w:hint="eastAsia"/>
                <w:sz w:val="24"/>
                <w:szCs w:val="24"/>
              </w:rPr>
            </w:pPr>
            <w:r>
              <w:rPr>
                <w:sz w:val="24"/>
                <w:szCs w:val="24"/>
              </w:rPr>
              <w:t>网络与安全</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5717F08" w14:textId="77777777" w:rsidR="00FD0F63" w:rsidRDefault="00000000">
            <w:pPr>
              <w:spacing w:after="0" w:line="269" w:lineRule="auto"/>
              <w:jc w:val="both"/>
              <w:rPr>
                <w:rFonts w:hint="eastAsia"/>
                <w:sz w:val="24"/>
                <w:szCs w:val="24"/>
                <w:lang w:eastAsia="zh-CN"/>
              </w:rPr>
            </w:pPr>
            <w:r>
              <w:rPr>
                <w:sz w:val="24"/>
                <w:szCs w:val="24"/>
                <w:lang w:eastAsia="zh-CN"/>
              </w:rPr>
              <w:t>通州—六里桥跨区策略、TLS、IP/端口白名单、只读账号、越权拦截、审计日志。</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4E234446" w14:textId="77777777" w:rsidR="00FD0F63" w:rsidRDefault="00000000">
            <w:pPr>
              <w:spacing w:after="0" w:line="269" w:lineRule="auto"/>
              <w:jc w:val="both"/>
              <w:rPr>
                <w:rFonts w:hint="eastAsia"/>
                <w:sz w:val="24"/>
                <w:szCs w:val="24"/>
                <w:lang w:eastAsia="zh-CN"/>
              </w:rPr>
            </w:pPr>
            <w:r>
              <w:rPr>
                <w:sz w:val="24"/>
                <w:szCs w:val="24"/>
                <w:lang w:eastAsia="zh-CN"/>
              </w:rPr>
              <w:t>仅授权流量可通；未授权访问拒绝；查询与导出可追溯。</w:t>
            </w:r>
          </w:p>
        </w:tc>
      </w:tr>
      <w:tr w:rsidR="00FD0F63" w14:paraId="7B450931"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0B9362E2" w14:textId="77777777" w:rsidR="00FD0F63" w:rsidRDefault="00000000">
            <w:pPr>
              <w:spacing w:after="0" w:line="269" w:lineRule="auto"/>
              <w:jc w:val="both"/>
              <w:rPr>
                <w:rFonts w:hint="eastAsia"/>
                <w:sz w:val="24"/>
                <w:szCs w:val="24"/>
              </w:rPr>
            </w:pPr>
            <w:r>
              <w:rPr>
                <w:sz w:val="24"/>
                <w:szCs w:val="24"/>
              </w:rPr>
              <w:t>知识库</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304539E4" w14:textId="77777777" w:rsidR="00FD0F63" w:rsidRDefault="00000000">
            <w:pPr>
              <w:spacing w:after="0" w:line="269" w:lineRule="auto"/>
              <w:jc w:val="both"/>
              <w:rPr>
                <w:rFonts w:hint="eastAsia"/>
                <w:sz w:val="24"/>
                <w:szCs w:val="24"/>
                <w:lang w:eastAsia="zh-CN"/>
              </w:rPr>
            </w:pPr>
            <w:r>
              <w:rPr>
                <w:sz w:val="24"/>
                <w:szCs w:val="24"/>
                <w:lang w:eastAsia="zh-CN"/>
              </w:rPr>
              <w:t>500份文档、300万字、10万向量目标；解析准确性、检索延迟、增量更新。</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ACAA5BC" w14:textId="77777777" w:rsidR="00FD0F63" w:rsidRDefault="00000000">
            <w:pPr>
              <w:spacing w:after="0" w:line="269" w:lineRule="auto"/>
              <w:jc w:val="both"/>
              <w:rPr>
                <w:rFonts w:hint="eastAsia"/>
                <w:sz w:val="24"/>
                <w:szCs w:val="24"/>
                <w:lang w:eastAsia="zh-CN"/>
              </w:rPr>
            </w:pPr>
            <w:r>
              <w:rPr>
                <w:sz w:val="24"/>
                <w:szCs w:val="24"/>
                <w:lang w:eastAsia="zh-CN"/>
              </w:rPr>
              <w:t>满足建设规模；检索响应目标≤1秒；更新延迟目标≤5分钟。</w:t>
            </w:r>
          </w:p>
        </w:tc>
      </w:tr>
      <w:tr w:rsidR="00FD0F63" w14:paraId="6CA2513D"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27E8C39" w14:textId="77777777" w:rsidR="00FD0F63" w:rsidRDefault="00000000">
            <w:pPr>
              <w:spacing w:after="0" w:line="269" w:lineRule="auto"/>
              <w:jc w:val="both"/>
              <w:rPr>
                <w:rFonts w:hint="eastAsia"/>
                <w:sz w:val="24"/>
                <w:szCs w:val="24"/>
              </w:rPr>
            </w:pPr>
            <w:r>
              <w:rPr>
                <w:sz w:val="24"/>
                <w:szCs w:val="24"/>
              </w:rPr>
              <w:t>通用问答</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BD61E14" w14:textId="77777777" w:rsidR="00FD0F63" w:rsidRDefault="00000000">
            <w:pPr>
              <w:spacing w:after="0" w:line="269" w:lineRule="auto"/>
              <w:jc w:val="both"/>
              <w:rPr>
                <w:rFonts w:hint="eastAsia"/>
                <w:sz w:val="24"/>
                <w:szCs w:val="24"/>
                <w:lang w:eastAsia="zh-CN"/>
              </w:rPr>
            </w:pPr>
            <w:r>
              <w:rPr>
                <w:sz w:val="24"/>
                <w:szCs w:val="24"/>
                <w:lang w:eastAsia="zh-CN"/>
              </w:rPr>
              <w:t>政策、流程、操作等标准问题，多轮上下文、跳转引导。</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04CC806" w14:textId="77777777" w:rsidR="00FD0F63" w:rsidRDefault="00000000">
            <w:pPr>
              <w:spacing w:after="0" w:line="269" w:lineRule="auto"/>
              <w:jc w:val="both"/>
              <w:rPr>
                <w:rFonts w:hint="eastAsia"/>
                <w:sz w:val="24"/>
                <w:szCs w:val="24"/>
                <w:lang w:eastAsia="zh-CN"/>
              </w:rPr>
            </w:pPr>
            <w:r>
              <w:rPr>
                <w:sz w:val="24"/>
                <w:szCs w:val="24"/>
                <w:lang w:eastAsia="zh-CN"/>
              </w:rPr>
              <w:t>准确率目标≥85%，</w:t>
            </w:r>
            <w:r>
              <w:rPr>
                <w:rFonts w:hint="eastAsia"/>
                <w:sz w:val="24"/>
                <w:szCs w:val="24"/>
                <w:lang w:eastAsia="zh-CN"/>
              </w:rPr>
              <w:t>首字</w:t>
            </w:r>
            <w:r>
              <w:rPr>
                <w:sz w:val="24"/>
                <w:szCs w:val="24"/>
                <w:lang w:eastAsia="zh-CN"/>
              </w:rPr>
              <w:t>响应时间3-10秒</w:t>
            </w:r>
            <w:r>
              <w:rPr>
                <w:rFonts w:hint="eastAsia"/>
                <w:sz w:val="24"/>
                <w:szCs w:val="24"/>
                <w:lang w:eastAsia="zh-CN"/>
              </w:rPr>
              <w:t>（涉及数据查询不在该指标要求范围内）</w:t>
            </w:r>
            <w:r>
              <w:rPr>
                <w:sz w:val="24"/>
                <w:szCs w:val="24"/>
                <w:lang w:eastAsia="zh-CN"/>
              </w:rPr>
              <w:t>。</w:t>
            </w:r>
          </w:p>
        </w:tc>
      </w:tr>
      <w:tr w:rsidR="00FD0F63" w14:paraId="21725164"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2A1380CE" w14:textId="77777777" w:rsidR="00FD0F63" w:rsidRDefault="00000000">
            <w:pPr>
              <w:spacing w:after="0" w:line="269" w:lineRule="auto"/>
              <w:jc w:val="both"/>
              <w:rPr>
                <w:rFonts w:hint="eastAsia"/>
                <w:sz w:val="24"/>
                <w:szCs w:val="24"/>
              </w:rPr>
            </w:pPr>
            <w:r>
              <w:rPr>
                <w:sz w:val="24"/>
                <w:szCs w:val="24"/>
              </w:rPr>
              <w:t>专业问答</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49412B30" w14:textId="77777777" w:rsidR="00FD0F63" w:rsidRDefault="00000000">
            <w:pPr>
              <w:spacing w:after="0" w:line="269" w:lineRule="auto"/>
              <w:jc w:val="both"/>
              <w:rPr>
                <w:rFonts w:hint="eastAsia"/>
                <w:sz w:val="24"/>
                <w:szCs w:val="24"/>
                <w:lang w:eastAsia="zh-CN"/>
              </w:rPr>
            </w:pPr>
            <w:r>
              <w:rPr>
                <w:sz w:val="24"/>
                <w:szCs w:val="24"/>
                <w:lang w:eastAsia="zh-CN"/>
              </w:rPr>
              <w:t>专业术语、规范、设备、沉降成因等问题；引用显示、拒答与澄清。</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422ADCC" w14:textId="77777777" w:rsidR="00FD0F63" w:rsidRDefault="00000000">
            <w:pPr>
              <w:spacing w:after="0" w:line="269" w:lineRule="auto"/>
              <w:jc w:val="both"/>
              <w:rPr>
                <w:rFonts w:hint="eastAsia"/>
                <w:sz w:val="24"/>
                <w:szCs w:val="24"/>
                <w:lang w:eastAsia="zh-CN"/>
              </w:rPr>
            </w:pPr>
            <w:r>
              <w:rPr>
                <w:sz w:val="24"/>
                <w:szCs w:val="24"/>
                <w:lang w:eastAsia="zh-CN"/>
              </w:rPr>
              <w:t>检索召回率目标≥85%，专业问答准确率目标≥88%，幻觉率≤10%。</w:t>
            </w:r>
          </w:p>
        </w:tc>
      </w:tr>
      <w:tr w:rsidR="00FD0F63" w14:paraId="14880557"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9A91A7B" w14:textId="77777777" w:rsidR="00FD0F63" w:rsidRDefault="00000000">
            <w:pPr>
              <w:spacing w:after="0" w:line="269" w:lineRule="auto"/>
              <w:jc w:val="both"/>
              <w:rPr>
                <w:rFonts w:hint="eastAsia"/>
                <w:sz w:val="24"/>
                <w:szCs w:val="24"/>
              </w:rPr>
            </w:pPr>
            <w:r>
              <w:rPr>
                <w:sz w:val="24"/>
                <w:szCs w:val="24"/>
              </w:rPr>
              <w:t>NL2SQL</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2769C085" w14:textId="77777777" w:rsidR="00FD0F63" w:rsidRDefault="00000000">
            <w:pPr>
              <w:spacing w:after="0" w:line="269" w:lineRule="auto"/>
              <w:jc w:val="both"/>
              <w:rPr>
                <w:rFonts w:hint="eastAsia"/>
                <w:sz w:val="24"/>
                <w:szCs w:val="24"/>
                <w:lang w:eastAsia="zh-CN"/>
              </w:rPr>
            </w:pPr>
            <w:r>
              <w:rPr>
                <w:sz w:val="24"/>
                <w:szCs w:val="24"/>
                <w:lang w:eastAsia="zh-CN"/>
              </w:rPr>
              <w:t>单表/多表、聚合、趋势、对比、异常分析；SQL安全拦截。</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F0B6E02" w14:textId="77777777" w:rsidR="00FD0F63" w:rsidRDefault="00000000">
            <w:pPr>
              <w:spacing w:after="0" w:line="269" w:lineRule="auto"/>
              <w:jc w:val="both"/>
              <w:rPr>
                <w:rFonts w:hint="eastAsia"/>
                <w:sz w:val="24"/>
                <w:szCs w:val="24"/>
                <w:lang w:eastAsia="zh-CN"/>
              </w:rPr>
            </w:pPr>
            <w:r>
              <w:rPr>
                <w:sz w:val="24"/>
                <w:szCs w:val="24"/>
                <w:lang w:eastAsia="zh-CN"/>
              </w:rPr>
              <w:t>SQL生成正确率目标≥</w:t>
            </w:r>
            <w:r>
              <w:rPr>
                <w:rFonts w:hint="eastAsia"/>
                <w:sz w:val="24"/>
                <w:szCs w:val="24"/>
                <w:lang w:eastAsia="zh-CN"/>
              </w:rPr>
              <w:t>7</w:t>
            </w:r>
            <w:r>
              <w:rPr>
                <w:sz w:val="24"/>
                <w:szCs w:val="24"/>
                <w:lang w:eastAsia="zh-CN"/>
              </w:rPr>
              <w:t>5%；支持3表及以上关联。</w:t>
            </w:r>
          </w:p>
        </w:tc>
      </w:tr>
      <w:tr w:rsidR="00FD0F63" w14:paraId="12CD2BB1"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4141A070" w14:textId="77777777" w:rsidR="00FD0F63" w:rsidRDefault="00000000">
            <w:pPr>
              <w:spacing w:after="0" w:line="269" w:lineRule="auto"/>
              <w:jc w:val="both"/>
              <w:rPr>
                <w:rFonts w:hint="eastAsia"/>
                <w:sz w:val="24"/>
                <w:szCs w:val="24"/>
              </w:rPr>
            </w:pPr>
            <w:r>
              <w:rPr>
                <w:sz w:val="24"/>
                <w:szCs w:val="24"/>
              </w:rPr>
              <w:t>报告生成</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0DB4CD9F" w14:textId="77777777" w:rsidR="00FD0F63" w:rsidRDefault="00000000">
            <w:pPr>
              <w:spacing w:after="0" w:line="269" w:lineRule="auto"/>
              <w:jc w:val="both"/>
              <w:rPr>
                <w:rFonts w:hint="eastAsia"/>
                <w:sz w:val="24"/>
                <w:szCs w:val="24"/>
                <w:lang w:eastAsia="zh-CN"/>
              </w:rPr>
            </w:pPr>
            <w:r>
              <w:rPr>
                <w:sz w:val="24"/>
                <w:szCs w:val="24"/>
                <w:lang w:eastAsia="zh-CN"/>
              </w:rPr>
              <w:t>标准/自定义时间段、单站点/全网、模板填充、图表、Word/PDF输出。</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C40F392" w14:textId="77777777" w:rsidR="00FD0F63" w:rsidRDefault="00000000">
            <w:pPr>
              <w:spacing w:after="0" w:line="269" w:lineRule="auto"/>
              <w:jc w:val="both"/>
              <w:rPr>
                <w:rFonts w:hint="eastAsia"/>
                <w:sz w:val="24"/>
                <w:szCs w:val="24"/>
                <w:lang w:eastAsia="zh-CN"/>
              </w:rPr>
            </w:pPr>
            <w:r>
              <w:rPr>
                <w:sz w:val="24"/>
                <w:szCs w:val="24"/>
                <w:lang w:eastAsia="zh-CN"/>
              </w:rPr>
              <w:t>不少于5套模板；单站点≤</w:t>
            </w:r>
            <w:r>
              <w:rPr>
                <w:rFonts w:hint="eastAsia"/>
                <w:sz w:val="24"/>
                <w:szCs w:val="24"/>
                <w:lang w:eastAsia="zh-CN"/>
              </w:rPr>
              <w:t>9</w:t>
            </w:r>
            <w:r>
              <w:rPr>
                <w:sz w:val="24"/>
                <w:szCs w:val="24"/>
                <w:lang w:eastAsia="zh-CN"/>
              </w:rPr>
              <w:t>0秒、全网≤5分钟的目标条件下完成；数据填充准确率≥90%。</w:t>
            </w:r>
          </w:p>
        </w:tc>
      </w:tr>
      <w:tr w:rsidR="00FD0F63" w14:paraId="2FF61E7E"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6411DE52" w14:textId="77777777" w:rsidR="00FD0F63" w:rsidRDefault="00000000">
            <w:pPr>
              <w:spacing w:after="0" w:line="269" w:lineRule="auto"/>
              <w:jc w:val="both"/>
              <w:rPr>
                <w:rFonts w:hint="eastAsia"/>
                <w:sz w:val="24"/>
                <w:szCs w:val="24"/>
              </w:rPr>
            </w:pPr>
            <w:r>
              <w:rPr>
                <w:sz w:val="24"/>
                <w:szCs w:val="24"/>
              </w:rPr>
              <w:t>并发与稳定</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1C8AD266" w14:textId="77777777" w:rsidR="00FD0F63" w:rsidRDefault="00000000">
            <w:pPr>
              <w:spacing w:after="0" w:line="269" w:lineRule="auto"/>
              <w:jc w:val="both"/>
              <w:rPr>
                <w:rFonts w:hint="eastAsia"/>
                <w:sz w:val="24"/>
                <w:szCs w:val="24"/>
                <w:lang w:eastAsia="zh-CN"/>
              </w:rPr>
            </w:pPr>
            <w:r>
              <w:rPr>
                <w:sz w:val="24"/>
                <w:szCs w:val="24"/>
                <w:lang w:eastAsia="zh-CN"/>
              </w:rPr>
              <w:t>不少于5用户并发、长时间会话、任务队列、异常恢复。</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4B64808" w14:textId="77777777" w:rsidR="00FD0F63" w:rsidRDefault="00000000">
            <w:pPr>
              <w:keepNext/>
              <w:spacing w:after="0" w:line="269" w:lineRule="auto"/>
              <w:jc w:val="both"/>
              <w:rPr>
                <w:rFonts w:hint="eastAsia"/>
                <w:sz w:val="24"/>
                <w:szCs w:val="24"/>
                <w:lang w:eastAsia="zh-CN"/>
              </w:rPr>
            </w:pPr>
            <w:r>
              <w:rPr>
                <w:sz w:val="24"/>
                <w:szCs w:val="24"/>
                <w:lang w:eastAsia="zh-CN"/>
              </w:rPr>
              <w:t>核心功能稳定、无数据串会话；资源在阈值内、服务无异常退出。</w:t>
            </w:r>
          </w:p>
        </w:tc>
      </w:tr>
    </w:tbl>
    <w:p w14:paraId="68E5204F"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56" w:name="_Toc235116276"/>
      <w:r>
        <w:rPr>
          <w:rFonts w:ascii="黑体" w:eastAsia="黑体" w:hAnsi="黑体"/>
          <w:color w:val="1F4E79"/>
          <w:sz w:val="30"/>
          <w:szCs w:val="30"/>
          <w:lang w:eastAsia="zh-CN"/>
        </w:rPr>
        <w:t>试运行安排</w:t>
      </w:r>
      <w:bookmarkEnd w:id="56"/>
    </w:p>
    <w:p w14:paraId="39156F1C" w14:textId="77777777" w:rsidR="00FD0F63" w:rsidRDefault="00000000">
      <w:pPr>
        <w:spacing w:after="0" w:line="360" w:lineRule="auto"/>
        <w:ind w:left="480" w:hangingChars="200" w:hanging="480"/>
        <w:jc w:val="both"/>
        <w:rPr>
          <w:rFonts w:hint="eastAsia"/>
          <w:sz w:val="24"/>
          <w:szCs w:val="24"/>
          <w:lang w:eastAsia="zh-CN"/>
        </w:rPr>
      </w:pPr>
      <w:r>
        <w:rPr>
          <w:sz w:val="24"/>
          <w:szCs w:val="24"/>
          <w:lang w:eastAsia="zh-CN"/>
        </w:rPr>
        <w:t>• 试运行前冻结模型、提示词、数据语义层、模板和网络策略版本，建立回滚包。</w:t>
      </w:r>
    </w:p>
    <w:p w14:paraId="06545B0B" w14:textId="77777777" w:rsidR="00FD0F63" w:rsidRDefault="00000000">
      <w:pPr>
        <w:spacing w:after="0" w:line="360" w:lineRule="auto"/>
        <w:ind w:left="480" w:hangingChars="200" w:hanging="480"/>
        <w:jc w:val="both"/>
        <w:rPr>
          <w:rFonts w:hint="eastAsia"/>
          <w:sz w:val="24"/>
          <w:szCs w:val="24"/>
          <w:lang w:eastAsia="zh-CN"/>
        </w:rPr>
      </w:pPr>
      <w:r>
        <w:rPr>
          <w:sz w:val="24"/>
          <w:szCs w:val="24"/>
          <w:lang w:eastAsia="zh-CN"/>
        </w:rPr>
        <w:t>• 选择典型站点、典型报告、典型专业问答和典型跨区查询场景开展用户试用。</w:t>
      </w:r>
    </w:p>
    <w:p w14:paraId="6D356E9D" w14:textId="77777777" w:rsidR="00FD0F63" w:rsidRDefault="00000000">
      <w:pPr>
        <w:spacing w:after="0" w:line="360" w:lineRule="auto"/>
        <w:ind w:left="480" w:hangingChars="200" w:hanging="480"/>
        <w:jc w:val="both"/>
        <w:rPr>
          <w:rFonts w:hint="eastAsia"/>
          <w:sz w:val="24"/>
          <w:szCs w:val="24"/>
          <w:lang w:eastAsia="zh-CN"/>
        </w:rPr>
      </w:pPr>
      <w:r>
        <w:rPr>
          <w:sz w:val="24"/>
          <w:szCs w:val="24"/>
          <w:lang w:eastAsia="zh-CN"/>
        </w:rPr>
        <w:t>• 试运行期间将AI输出明确标识为“智能分析参考”，人工确认后方可形成正式业务成果。</w:t>
      </w:r>
    </w:p>
    <w:p w14:paraId="35E17106" w14:textId="77777777" w:rsidR="00FD0F63" w:rsidRDefault="00000000">
      <w:pPr>
        <w:spacing w:after="0" w:line="360" w:lineRule="auto"/>
        <w:ind w:left="480" w:hangingChars="200" w:hanging="480"/>
        <w:jc w:val="both"/>
        <w:rPr>
          <w:rFonts w:hint="eastAsia"/>
          <w:sz w:val="24"/>
          <w:szCs w:val="24"/>
          <w:lang w:eastAsia="zh-CN"/>
        </w:rPr>
      </w:pPr>
      <w:r>
        <w:rPr>
          <w:sz w:val="24"/>
          <w:szCs w:val="24"/>
          <w:lang w:eastAsia="zh-CN"/>
        </w:rPr>
        <w:lastRenderedPageBreak/>
        <w:t>• 每日跟踪接口成功率、模型响应时延、检索命中、任务失败、磁盘利用率和NPU状态；问题闭环后再进入验收。</w:t>
      </w:r>
    </w:p>
    <w:p w14:paraId="24B9D3EA"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57" w:name="_Toc235116277"/>
      <w:bookmarkStart w:id="58" w:name="OLE_LINK25"/>
      <w:r>
        <w:rPr>
          <w:rFonts w:ascii="黑体" w:eastAsia="黑体" w:hAnsi="黑体"/>
          <w:color w:val="1F4E79"/>
          <w:sz w:val="32"/>
          <w:lang w:eastAsia="zh-CN"/>
        </w:rPr>
        <w:t>运维、备份与应急保障</w:t>
      </w:r>
      <w:bookmarkEnd w:id="57"/>
    </w:p>
    <w:p w14:paraId="61C10DBF"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59" w:name="_Toc235116278"/>
      <w:bookmarkEnd w:id="58"/>
      <w:r>
        <w:rPr>
          <w:rFonts w:ascii="黑体" w:eastAsia="黑体" w:hAnsi="黑体"/>
          <w:color w:val="1F4E79"/>
          <w:sz w:val="30"/>
          <w:szCs w:val="30"/>
          <w:lang w:eastAsia="zh-CN"/>
        </w:rPr>
        <w:t>运维监控</w:t>
      </w:r>
      <w:bookmarkEnd w:id="59"/>
    </w:p>
    <w:p w14:paraId="0988A239" w14:textId="77777777" w:rsidR="00FD0F63" w:rsidRDefault="00000000">
      <w:pPr>
        <w:spacing w:after="0" w:line="360" w:lineRule="auto"/>
        <w:ind w:firstLineChars="200" w:firstLine="480"/>
        <w:rPr>
          <w:rFonts w:hint="eastAsia"/>
          <w:sz w:val="24"/>
          <w:szCs w:val="24"/>
          <w:lang w:eastAsia="zh-CN"/>
        </w:rPr>
      </w:pPr>
      <w:r>
        <w:rPr>
          <w:sz w:val="24"/>
          <w:szCs w:val="24"/>
          <w:lang w:eastAsia="zh-CN"/>
        </w:rPr>
        <w:t>项目运维监控覆盖服务器资源、NPU 资源、应用服务、数据访问及知识库与报告等对象，通过指标采集、阈值告警与联动处置，保障系统稳定运行与问题可追溯。具体监控与处置要求如下。</w:t>
      </w:r>
    </w:p>
    <w:p w14:paraId="7AC30C21" w14:textId="77777777" w:rsidR="00FD0F63" w:rsidRDefault="00000000">
      <w:pPr>
        <w:pStyle w:val="affb"/>
        <w:numPr>
          <w:ilvl w:val="0"/>
          <w:numId w:val="17"/>
        </w:numPr>
        <w:spacing w:after="0" w:line="360" w:lineRule="auto"/>
        <w:rPr>
          <w:rFonts w:hint="eastAsia"/>
          <w:sz w:val="24"/>
          <w:szCs w:val="24"/>
          <w:lang w:eastAsia="zh-CN"/>
        </w:rPr>
      </w:pPr>
      <w:r>
        <w:rPr>
          <w:sz w:val="24"/>
          <w:szCs w:val="24"/>
          <w:lang w:eastAsia="zh-CN"/>
        </w:rPr>
        <w:t>服务器资源</w:t>
      </w:r>
    </w:p>
    <w:p w14:paraId="59C407FF" w14:textId="77777777" w:rsidR="00FD0F63" w:rsidRDefault="00000000">
      <w:pPr>
        <w:spacing w:after="0" w:line="360" w:lineRule="auto"/>
        <w:ind w:firstLine="480"/>
        <w:rPr>
          <w:rFonts w:hint="eastAsia"/>
          <w:sz w:val="24"/>
          <w:szCs w:val="24"/>
          <w:lang w:eastAsia="zh-CN"/>
        </w:rPr>
      </w:pPr>
      <w:r>
        <w:rPr>
          <w:sz w:val="24"/>
          <w:szCs w:val="24"/>
          <w:lang w:eastAsia="zh-CN"/>
        </w:rPr>
        <w:t>监控 CPU、内存、磁盘、温度、RAID/磁盘状态及网口状态等。出现阈值告警时及时通知运维人员；磁盘空间不足时优先清理缓存并归档日志；硬盘异常时启动更换流程，避免影响业务数据与成果文件。</w:t>
      </w:r>
    </w:p>
    <w:p w14:paraId="6EE93186" w14:textId="77777777" w:rsidR="00FD0F63" w:rsidRDefault="00000000">
      <w:pPr>
        <w:pStyle w:val="affb"/>
        <w:numPr>
          <w:ilvl w:val="0"/>
          <w:numId w:val="17"/>
        </w:numPr>
        <w:spacing w:after="0" w:line="360" w:lineRule="auto"/>
        <w:rPr>
          <w:rFonts w:hint="eastAsia"/>
          <w:sz w:val="24"/>
          <w:szCs w:val="24"/>
          <w:lang w:eastAsia="zh-CN"/>
        </w:rPr>
      </w:pPr>
      <w:r>
        <w:rPr>
          <w:sz w:val="24"/>
          <w:szCs w:val="24"/>
          <w:lang w:eastAsia="zh-CN"/>
        </w:rPr>
        <w:t>NPU 资源</w:t>
      </w:r>
    </w:p>
    <w:p w14:paraId="5073B0AE" w14:textId="77777777" w:rsidR="00FD0F63" w:rsidRDefault="00000000">
      <w:pPr>
        <w:spacing w:after="0" w:line="360" w:lineRule="auto"/>
        <w:ind w:firstLine="480"/>
        <w:rPr>
          <w:rFonts w:hint="eastAsia"/>
          <w:sz w:val="24"/>
          <w:szCs w:val="24"/>
          <w:lang w:eastAsia="zh-CN"/>
        </w:rPr>
      </w:pPr>
      <w:r>
        <w:rPr>
          <w:sz w:val="24"/>
          <w:szCs w:val="24"/>
          <w:lang w:eastAsia="zh-CN"/>
        </w:rPr>
        <w:t>监控 NPU 在线状态、温度、利用率、显存占用、驱动错误及模型实例健康状态。模型实例异常时自动拉起；持续异常时转人工排查，并视情况临时降级相关服务，保障在线问答等核心能力可用。</w:t>
      </w:r>
    </w:p>
    <w:p w14:paraId="699B5C3D" w14:textId="77777777" w:rsidR="00FD0F63" w:rsidRDefault="00000000">
      <w:pPr>
        <w:pStyle w:val="affb"/>
        <w:numPr>
          <w:ilvl w:val="0"/>
          <w:numId w:val="17"/>
        </w:numPr>
        <w:spacing w:after="0" w:line="360" w:lineRule="auto"/>
        <w:rPr>
          <w:rFonts w:hint="eastAsia"/>
          <w:sz w:val="24"/>
          <w:szCs w:val="24"/>
          <w:lang w:eastAsia="zh-CN"/>
        </w:rPr>
      </w:pPr>
      <w:r>
        <w:rPr>
          <w:sz w:val="24"/>
          <w:szCs w:val="24"/>
          <w:lang w:eastAsia="zh-CN"/>
        </w:rPr>
        <w:t>应用服务</w:t>
      </w:r>
    </w:p>
    <w:p w14:paraId="014DE466" w14:textId="77777777" w:rsidR="00FD0F63" w:rsidRDefault="00000000">
      <w:pPr>
        <w:spacing w:after="0" w:line="360" w:lineRule="auto"/>
        <w:ind w:firstLine="480"/>
        <w:rPr>
          <w:rFonts w:hint="eastAsia"/>
          <w:sz w:val="24"/>
          <w:szCs w:val="24"/>
          <w:lang w:eastAsia="zh-CN"/>
        </w:rPr>
      </w:pPr>
      <w:r>
        <w:rPr>
          <w:sz w:val="24"/>
          <w:szCs w:val="24"/>
          <w:lang w:eastAsia="zh-CN"/>
        </w:rPr>
        <w:t>监控接口成功率、响应时延、错误码、容器重启次数、会话数及任务队列长度等。异常时采取限流、熔断、重试、降级等措施；异常调用记录纳入问题单，跟踪闭环。</w:t>
      </w:r>
    </w:p>
    <w:p w14:paraId="3C879E53" w14:textId="77777777" w:rsidR="00FD0F63" w:rsidRDefault="00000000">
      <w:pPr>
        <w:pStyle w:val="affb"/>
        <w:numPr>
          <w:ilvl w:val="0"/>
          <w:numId w:val="17"/>
        </w:numPr>
        <w:spacing w:after="0" w:line="360" w:lineRule="auto"/>
        <w:rPr>
          <w:rFonts w:hint="eastAsia"/>
          <w:sz w:val="24"/>
          <w:szCs w:val="24"/>
          <w:lang w:eastAsia="zh-CN"/>
        </w:rPr>
      </w:pPr>
      <w:r>
        <w:rPr>
          <w:sz w:val="24"/>
          <w:szCs w:val="24"/>
          <w:lang w:eastAsia="zh-CN"/>
        </w:rPr>
        <w:t>数据访问</w:t>
      </w:r>
    </w:p>
    <w:p w14:paraId="243FC0B9" w14:textId="77777777" w:rsidR="00FD0F63" w:rsidRDefault="00000000">
      <w:pPr>
        <w:spacing w:after="0" w:line="360" w:lineRule="auto"/>
        <w:ind w:firstLine="480"/>
        <w:rPr>
          <w:rFonts w:hint="eastAsia"/>
          <w:sz w:val="24"/>
          <w:szCs w:val="24"/>
          <w:lang w:eastAsia="zh-CN"/>
        </w:rPr>
      </w:pPr>
      <w:r>
        <w:rPr>
          <w:sz w:val="24"/>
          <w:szCs w:val="24"/>
          <w:lang w:eastAsia="zh-CN"/>
        </w:rPr>
        <w:t>监控跨区连接成功率、数据库连接数、SQL 超时、白名单拦截及结果行数等。对异常 SQL 立即阻断；核对网络策略与数据库授权；必要时关闭数据查询入口，防止越权或异常访问扩大影响。</w:t>
      </w:r>
    </w:p>
    <w:p w14:paraId="4E437B32" w14:textId="77777777" w:rsidR="00FD0F63" w:rsidRDefault="00000000">
      <w:pPr>
        <w:pStyle w:val="affb"/>
        <w:numPr>
          <w:ilvl w:val="0"/>
          <w:numId w:val="17"/>
        </w:numPr>
        <w:spacing w:after="0" w:line="360" w:lineRule="auto"/>
        <w:rPr>
          <w:rFonts w:hint="eastAsia"/>
          <w:sz w:val="24"/>
          <w:szCs w:val="24"/>
          <w:lang w:eastAsia="zh-CN"/>
        </w:rPr>
      </w:pPr>
      <w:r>
        <w:rPr>
          <w:sz w:val="24"/>
          <w:szCs w:val="24"/>
          <w:lang w:eastAsia="zh-CN"/>
        </w:rPr>
        <w:t>知识库与报告</w:t>
      </w:r>
    </w:p>
    <w:p w14:paraId="132872E9" w14:textId="77777777" w:rsidR="00FD0F63" w:rsidRDefault="00000000">
      <w:pPr>
        <w:spacing w:after="0" w:line="360" w:lineRule="auto"/>
        <w:ind w:firstLine="425"/>
        <w:rPr>
          <w:rFonts w:hint="eastAsia"/>
          <w:sz w:val="24"/>
          <w:szCs w:val="24"/>
          <w:lang w:eastAsia="zh-CN"/>
        </w:rPr>
      </w:pPr>
      <w:r>
        <w:rPr>
          <w:sz w:val="24"/>
          <w:szCs w:val="24"/>
          <w:lang w:eastAsia="zh-CN"/>
        </w:rPr>
        <w:t>监控文档入库任务、索引状态、检索时延、模板任务成功率及报告生成耗时等。失败任务支持重试；索引损坏时从快照恢复；报告任务保留失败上下文，便于定位与复跑。</w:t>
      </w:r>
    </w:p>
    <w:p w14:paraId="7191D815"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60" w:name="_Toc235116279"/>
      <w:bookmarkStart w:id="61" w:name="OLE_LINK26"/>
      <w:r>
        <w:rPr>
          <w:rFonts w:ascii="黑体" w:eastAsia="黑体" w:hAnsi="黑体"/>
          <w:color w:val="1F4E79"/>
          <w:sz w:val="30"/>
          <w:szCs w:val="30"/>
          <w:lang w:eastAsia="zh-CN"/>
        </w:rPr>
        <w:lastRenderedPageBreak/>
        <w:t>备份与恢复</w:t>
      </w:r>
      <w:bookmarkEnd w:id="60"/>
      <w:bookmarkEnd w:id="61"/>
    </w:p>
    <w:p w14:paraId="010CB9F7"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备份与恢复按对象分类实施，兼顾日常增量备份、定期全量备份及重大变更前快照，确保系统元数据、知识资产、报告成果、模型配置及运行环境在故障或误操作后可恢复。具体安排如下。</w:t>
      </w:r>
    </w:p>
    <w:p w14:paraId="1015BE94" w14:textId="77777777" w:rsidR="00FD0F63" w:rsidRDefault="00000000">
      <w:pPr>
        <w:pStyle w:val="affb"/>
        <w:numPr>
          <w:ilvl w:val="0"/>
          <w:numId w:val="18"/>
        </w:numPr>
        <w:spacing w:after="0" w:line="360" w:lineRule="auto"/>
        <w:rPr>
          <w:rFonts w:hint="eastAsia"/>
          <w:sz w:val="24"/>
          <w:szCs w:val="24"/>
          <w:lang w:eastAsia="zh-CN"/>
        </w:rPr>
      </w:pPr>
      <w:r>
        <w:rPr>
          <w:sz w:val="24"/>
          <w:szCs w:val="24"/>
          <w:lang w:eastAsia="zh-CN"/>
        </w:rPr>
        <w:t>业务元数据数据库</w:t>
      </w:r>
    </w:p>
    <w:p w14:paraId="6046E95B" w14:textId="77777777" w:rsidR="00FD0F63" w:rsidRDefault="00000000">
      <w:pPr>
        <w:spacing w:after="0" w:line="360" w:lineRule="auto"/>
        <w:ind w:firstLine="480"/>
        <w:rPr>
          <w:rFonts w:hint="eastAsia"/>
          <w:sz w:val="24"/>
          <w:szCs w:val="24"/>
          <w:lang w:eastAsia="zh-CN"/>
        </w:rPr>
      </w:pPr>
      <w:r>
        <w:rPr>
          <w:sz w:val="24"/>
          <w:szCs w:val="24"/>
          <w:lang w:eastAsia="zh-CN"/>
        </w:rPr>
        <w:t>执行每日增量、每周全量备份，重大配置变更前须手工备份。恢复目标为可还原用户、任务、模板配置、审计索引及系统元数据，保障业务编排与运行记录不丢失。</w:t>
      </w:r>
    </w:p>
    <w:p w14:paraId="6EBBA47D" w14:textId="77777777" w:rsidR="00FD0F63" w:rsidRDefault="00000000">
      <w:pPr>
        <w:pStyle w:val="affb"/>
        <w:numPr>
          <w:ilvl w:val="0"/>
          <w:numId w:val="18"/>
        </w:numPr>
        <w:spacing w:after="0" w:line="360" w:lineRule="auto"/>
        <w:rPr>
          <w:rFonts w:hint="eastAsia"/>
          <w:sz w:val="24"/>
          <w:szCs w:val="24"/>
          <w:lang w:eastAsia="zh-CN"/>
        </w:rPr>
      </w:pPr>
      <w:r>
        <w:rPr>
          <w:sz w:val="24"/>
          <w:szCs w:val="24"/>
          <w:lang w:eastAsia="zh-CN"/>
        </w:rPr>
        <w:t>向量库与知识源</w:t>
      </w:r>
    </w:p>
    <w:p w14:paraId="1B7343D8" w14:textId="77777777" w:rsidR="00FD0F63" w:rsidRDefault="00000000">
      <w:pPr>
        <w:spacing w:after="0" w:line="360" w:lineRule="auto"/>
        <w:ind w:firstLine="480"/>
        <w:rPr>
          <w:rFonts w:hint="eastAsia"/>
          <w:sz w:val="24"/>
          <w:szCs w:val="24"/>
          <w:lang w:eastAsia="zh-CN"/>
        </w:rPr>
      </w:pPr>
      <w:r>
        <w:rPr>
          <w:sz w:val="24"/>
          <w:szCs w:val="24"/>
          <w:lang w:eastAsia="zh-CN"/>
        </w:rPr>
        <w:t>执行每日快照、每周完整导出，知识库版本发布前须额外快照。恢复目标为可还原向量、索引、切片及元数据，确保专业问答引用链完整、可追溯。</w:t>
      </w:r>
    </w:p>
    <w:p w14:paraId="762F1240" w14:textId="77777777" w:rsidR="00FD0F63" w:rsidRDefault="00000000">
      <w:pPr>
        <w:pStyle w:val="affb"/>
        <w:numPr>
          <w:ilvl w:val="0"/>
          <w:numId w:val="18"/>
        </w:numPr>
        <w:spacing w:after="0" w:line="360" w:lineRule="auto"/>
        <w:rPr>
          <w:rFonts w:hint="eastAsia"/>
          <w:sz w:val="24"/>
          <w:szCs w:val="24"/>
          <w:lang w:eastAsia="zh-CN"/>
        </w:rPr>
      </w:pPr>
      <w:r>
        <w:rPr>
          <w:sz w:val="24"/>
          <w:szCs w:val="24"/>
          <w:lang w:eastAsia="zh-CN"/>
        </w:rPr>
        <w:t>报告模板与成果</w:t>
      </w:r>
    </w:p>
    <w:p w14:paraId="2FFE771B" w14:textId="77777777" w:rsidR="00FD0F63" w:rsidRDefault="00000000">
      <w:pPr>
        <w:spacing w:after="0" w:line="360" w:lineRule="auto"/>
        <w:ind w:firstLine="480"/>
        <w:rPr>
          <w:rFonts w:hint="eastAsia"/>
          <w:sz w:val="24"/>
          <w:szCs w:val="24"/>
          <w:lang w:eastAsia="zh-CN"/>
        </w:rPr>
      </w:pPr>
      <w:r>
        <w:rPr>
          <w:sz w:val="24"/>
          <w:szCs w:val="24"/>
          <w:lang w:eastAsia="zh-CN"/>
        </w:rPr>
        <w:t>执行每日增量备份，最终成果归档后同步纳入甲方备份体系。恢复目标为可按模板版本和报告编号还原历史报告及相关成果文件。</w:t>
      </w:r>
    </w:p>
    <w:p w14:paraId="3BD47526" w14:textId="77777777" w:rsidR="00FD0F63" w:rsidRDefault="00000000">
      <w:pPr>
        <w:pStyle w:val="affb"/>
        <w:numPr>
          <w:ilvl w:val="0"/>
          <w:numId w:val="18"/>
        </w:numPr>
        <w:spacing w:after="0" w:line="360" w:lineRule="auto"/>
        <w:rPr>
          <w:rFonts w:hint="eastAsia"/>
          <w:sz w:val="24"/>
          <w:szCs w:val="24"/>
          <w:lang w:eastAsia="zh-CN"/>
        </w:rPr>
      </w:pPr>
      <w:r>
        <w:rPr>
          <w:sz w:val="24"/>
          <w:szCs w:val="24"/>
          <w:lang w:eastAsia="zh-CN"/>
        </w:rPr>
        <w:t>模型与配置</w:t>
      </w:r>
    </w:p>
    <w:p w14:paraId="502C2525" w14:textId="77777777" w:rsidR="00FD0F63" w:rsidRDefault="00000000">
      <w:pPr>
        <w:spacing w:after="0" w:line="360" w:lineRule="auto"/>
        <w:ind w:firstLine="480"/>
        <w:rPr>
          <w:rFonts w:hint="eastAsia"/>
          <w:sz w:val="24"/>
          <w:szCs w:val="24"/>
          <w:lang w:eastAsia="zh-CN"/>
        </w:rPr>
      </w:pPr>
      <w:r>
        <w:rPr>
          <w:sz w:val="24"/>
          <w:szCs w:val="24"/>
          <w:lang w:eastAsia="zh-CN"/>
        </w:rPr>
        <w:t>每次模型、提示词或规则发布前做版本快照。恢复目标为可一键回滚至上一稳定模型与配置，降低升级失败对在线服务的影响。</w:t>
      </w:r>
    </w:p>
    <w:p w14:paraId="5A2EA63E" w14:textId="77777777" w:rsidR="00FD0F63" w:rsidRDefault="00000000">
      <w:pPr>
        <w:pStyle w:val="affb"/>
        <w:numPr>
          <w:ilvl w:val="0"/>
          <w:numId w:val="18"/>
        </w:numPr>
        <w:spacing w:after="0" w:line="360" w:lineRule="auto"/>
        <w:rPr>
          <w:rFonts w:hint="eastAsia"/>
          <w:sz w:val="24"/>
          <w:szCs w:val="24"/>
          <w:lang w:eastAsia="zh-CN"/>
        </w:rPr>
      </w:pPr>
      <w:r>
        <w:rPr>
          <w:sz w:val="24"/>
          <w:szCs w:val="24"/>
          <w:lang w:eastAsia="zh-CN"/>
        </w:rPr>
        <w:t>系统镜像与部署脚本</w:t>
      </w:r>
    </w:p>
    <w:p w14:paraId="719D89CB" w14:textId="77777777" w:rsidR="00FD0F63" w:rsidRDefault="00000000">
      <w:pPr>
        <w:spacing w:after="0" w:line="360" w:lineRule="auto"/>
        <w:ind w:firstLine="425"/>
        <w:rPr>
          <w:rFonts w:hint="eastAsia"/>
          <w:sz w:val="24"/>
          <w:szCs w:val="24"/>
          <w:lang w:eastAsia="zh-CN"/>
        </w:rPr>
      </w:pPr>
      <w:r>
        <w:rPr>
          <w:sz w:val="24"/>
          <w:szCs w:val="24"/>
          <w:lang w:eastAsia="zh-CN"/>
        </w:rPr>
        <w:t>在系统上线前、重大升级前及季度巡检时备份。恢复目标为支持故障后快速重建服务器应用环境，缩短恢复时间。</w:t>
      </w:r>
    </w:p>
    <w:p w14:paraId="482A39C2"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62" w:name="_Toc235116280"/>
      <w:bookmarkStart w:id="63" w:name="OLE_LINK27"/>
      <w:r>
        <w:rPr>
          <w:rFonts w:ascii="黑体" w:eastAsia="黑体" w:hAnsi="黑体"/>
          <w:color w:val="1F4E79"/>
          <w:sz w:val="30"/>
          <w:szCs w:val="30"/>
          <w:lang w:eastAsia="zh-CN"/>
        </w:rPr>
        <w:t>典型应急处置</w:t>
      </w:r>
      <w:bookmarkEnd w:id="62"/>
      <w:bookmarkEnd w:id="63"/>
    </w:p>
    <w:p w14:paraId="078DEF04" w14:textId="77777777" w:rsidR="00FD0F63" w:rsidRDefault="00000000">
      <w:pPr>
        <w:spacing w:after="0" w:line="360" w:lineRule="auto"/>
        <w:ind w:firstLineChars="200" w:firstLine="480"/>
        <w:rPr>
          <w:rFonts w:hint="eastAsia"/>
          <w:sz w:val="24"/>
          <w:szCs w:val="24"/>
          <w:lang w:eastAsia="zh-CN"/>
        </w:rPr>
      </w:pPr>
      <w:r>
        <w:rPr>
          <w:sz w:val="24"/>
          <w:szCs w:val="24"/>
          <w:lang w:eastAsia="zh-CN"/>
        </w:rPr>
        <w:t>针对运行过程中可能出现的典型异常事件，按照“先稳态、后恢复、可审计、可回滚”的原则组织应急处置，确保在故障条件下尽可能保留核心服务能力，并在恢复后快速回到正常运行状态。典型事件及处置要求如下。</w:t>
      </w:r>
    </w:p>
    <w:p w14:paraId="7E99882B" w14:textId="77777777" w:rsidR="00FD0F63" w:rsidRDefault="00000000">
      <w:pPr>
        <w:pStyle w:val="affb"/>
        <w:numPr>
          <w:ilvl w:val="0"/>
          <w:numId w:val="19"/>
        </w:numPr>
        <w:spacing w:after="0" w:line="360" w:lineRule="auto"/>
        <w:rPr>
          <w:rFonts w:hint="eastAsia"/>
          <w:sz w:val="24"/>
          <w:szCs w:val="24"/>
          <w:lang w:eastAsia="zh-CN"/>
        </w:rPr>
      </w:pPr>
      <w:r>
        <w:rPr>
          <w:sz w:val="24"/>
          <w:szCs w:val="24"/>
          <w:lang w:eastAsia="zh-CN"/>
        </w:rPr>
        <w:t>跨区网络中断</w:t>
      </w:r>
    </w:p>
    <w:p w14:paraId="6B17161C" w14:textId="77777777" w:rsidR="00FD0F63" w:rsidRDefault="00000000">
      <w:pPr>
        <w:spacing w:after="0" w:line="360" w:lineRule="auto"/>
        <w:ind w:firstLine="482"/>
        <w:rPr>
          <w:rFonts w:hint="eastAsia"/>
          <w:sz w:val="24"/>
          <w:szCs w:val="24"/>
          <w:lang w:eastAsia="zh-CN"/>
        </w:rPr>
      </w:pPr>
      <w:r>
        <w:rPr>
          <w:sz w:val="24"/>
          <w:szCs w:val="24"/>
          <w:lang w:eastAsia="zh-CN"/>
        </w:rPr>
        <w:t>处置原则为优先保障六里桥侧既有业务系统稳定，AI 侧数据查询能力及时降级。恢复措施为：智能问答继续基于本地知识库提供服务；数据查询与报告生成任务进入待执行队列，待网络恢复后自动重试或人工触发续跑。</w:t>
      </w:r>
    </w:p>
    <w:p w14:paraId="5DD6B7ED" w14:textId="77777777" w:rsidR="00FD0F63" w:rsidRDefault="00000000">
      <w:pPr>
        <w:pStyle w:val="affb"/>
        <w:numPr>
          <w:ilvl w:val="0"/>
          <w:numId w:val="19"/>
        </w:numPr>
        <w:spacing w:after="0" w:line="360" w:lineRule="auto"/>
        <w:rPr>
          <w:rFonts w:hint="eastAsia"/>
          <w:sz w:val="24"/>
          <w:szCs w:val="24"/>
          <w:lang w:eastAsia="zh-CN"/>
        </w:rPr>
      </w:pPr>
      <w:r>
        <w:rPr>
          <w:sz w:val="24"/>
          <w:szCs w:val="24"/>
          <w:lang w:eastAsia="zh-CN"/>
        </w:rPr>
        <w:t>模型服务异常</w:t>
      </w:r>
    </w:p>
    <w:p w14:paraId="6FB83012" w14:textId="77777777" w:rsidR="00FD0F63" w:rsidRDefault="00000000">
      <w:pPr>
        <w:spacing w:after="0" w:line="360" w:lineRule="auto"/>
        <w:ind w:firstLine="482"/>
        <w:rPr>
          <w:rFonts w:hint="eastAsia"/>
          <w:sz w:val="24"/>
          <w:szCs w:val="24"/>
          <w:lang w:eastAsia="zh-CN"/>
        </w:rPr>
      </w:pPr>
      <w:r>
        <w:rPr>
          <w:sz w:val="24"/>
          <w:szCs w:val="24"/>
          <w:lang w:eastAsia="zh-CN"/>
        </w:rPr>
        <w:lastRenderedPageBreak/>
        <w:t>处置原则为隔离故障模型实例，避免影响其他服务组件。恢复措施为：切换至备用实例或启用降级模型；保留会话上下文，服务恢复后继续处理未完成请求，减少用户重复操作。</w:t>
      </w:r>
    </w:p>
    <w:p w14:paraId="342830DB" w14:textId="77777777" w:rsidR="00FD0F63" w:rsidRDefault="00000000">
      <w:pPr>
        <w:pStyle w:val="affb"/>
        <w:numPr>
          <w:ilvl w:val="0"/>
          <w:numId w:val="19"/>
        </w:numPr>
        <w:spacing w:after="0" w:line="360" w:lineRule="auto"/>
        <w:rPr>
          <w:rFonts w:hint="eastAsia"/>
          <w:sz w:val="24"/>
          <w:szCs w:val="24"/>
          <w:lang w:eastAsia="zh-CN"/>
        </w:rPr>
      </w:pPr>
      <w:r>
        <w:rPr>
          <w:sz w:val="24"/>
          <w:szCs w:val="24"/>
          <w:lang w:eastAsia="zh-CN"/>
        </w:rPr>
        <w:t>向量库故障</w:t>
      </w:r>
    </w:p>
    <w:p w14:paraId="08192525" w14:textId="77777777" w:rsidR="00FD0F63" w:rsidRDefault="00000000">
      <w:pPr>
        <w:spacing w:after="0" w:line="360" w:lineRule="auto"/>
        <w:ind w:firstLine="482"/>
        <w:rPr>
          <w:rFonts w:hint="eastAsia"/>
          <w:sz w:val="24"/>
          <w:szCs w:val="24"/>
          <w:lang w:eastAsia="zh-CN"/>
        </w:rPr>
      </w:pPr>
      <w:r>
        <w:rPr>
          <w:sz w:val="24"/>
          <w:szCs w:val="24"/>
          <w:lang w:eastAsia="zh-CN"/>
        </w:rPr>
        <w:t>处置原则为立即停止写入操作，保护索引与元数据一致性。恢复措施为：从最近快照恢复向量库与索引；恢复期间专业问答可临时转为关键词检索或人工服务，待索引恢复后再切回混合检索模式。</w:t>
      </w:r>
    </w:p>
    <w:p w14:paraId="4C8C36C8" w14:textId="77777777" w:rsidR="00FD0F63" w:rsidRDefault="00000000">
      <w:pPr>
        <w:pStyle w:val="affb"/>
        <w:numPr>
          <w:ilvl w:val="0"/>
          <w:numId w:val="19"/>
        </w:numPr>
        <w:spacing w:after="0" w:line="360" w:lineRule="auto"/>
        <w:rPr>
          <w:rFonts w:hint="eastAsia"/>
          <w:sz w:val="24"/>
          <w:szCs w:val="24"/>
          <w:lang w:eastAsia="zh-CN"/>
        </w:rPr>
      </w:pPr>
      <w:r>
        <w:rPr>
          <w:sz w:val="24"/>
          <w:szCs w:val="24"/>
          <w:lang w:eastAsia="zh-CN"/>
        </w:rPr>
        <w:t>异常 SQL / 越权尝试</w:t>
      </w:r>
    </w:p>
    <w:p w14:paraId="47B2A0A2" w14:textId="77777777" w:rsidR="00FD0F63" w:rsidRDefault="00000000">
      <w:pPr>
        <w:spacing w:after="0" w:line="360" w:lineRule="auto"/>
        <w:ind w:firstLine="482"/>
        <w:rPr>
          <w:rFonts w:hint="eastAsia"/>
          <w:sz w:val="24"/>
          <w:szCs w:val="24"/>
          <w:lang w:eastAsia="zh-CN"/>
        </w:rPr>
      </w:pPr>
      <w:r>
        <w:rPr>
          <w:sz w:val="24"/>
          <w:szCs w:val="24"/>
          <w:lang w:eastAsia="zh-CN"/>
        </w:rPr>
        <w:t>处置原则为立即阻断相关访问，完整保留审计证据。恢复措施为：视情况关闭相关账号或网络策略，审计用户、会话及请求内容，复核 SQL 白名单、权限配置与防护规则，确认风险消除后再恢复访问。</w:t>
      </w:r>
    </w:p>
    <w:p w14:paraId="059487CD" w14:textId="77777777" w:rsidR="00FD0F63" w:rsidRDefault="00000000">
      <w:pPr>
        <w:pStyle w:val="affb"/>
        <w:numPr>
          <w:ilvl w:val="0"/>
          <w:numId w:val="19"/>
        </w:numPr>
        <w:spacing w:after="0" w:line="360" w:lineRule="auto"/>
        <w:rPr>
          <w:rFonts w:hint="eastAsia"/>
          <w:sz w:val="24"/>
          <w:szCs w:val="24"/>
          <w:lang w:eastAsia="zh-CN"/>
        </w:rPr>
      </w:pPr>
      <w:r>
        <w:rPr>
          <w:sz w:val="24"/>
          <w:szCs w:val="24"/>
          <w:lang w:eastAsia="zh-CN"/>
        </w:rPr>
        <w:t>磁盘空间不足</w:t>
      </w:r>
    </w:p>
    <w:p w14:paraId="3F88F31B" w14:textId="77777777" w:rsidR="00FD0F63" w:rsidRDefault="00000000">
      <w:pPr>
        <w:spacing w:after="0" w:line="360" w:lineRule="auto"/>
        <w:ind w:firstLine="425"/>
        <w:rPr>
          <w:rFonts w:hint="eastAsia"/>
          <w:sz w:val="24"/>
          <w:szCs w:val="24"/>
          <w:lang w:eastAsia="zh-CN"/>
        </w:rPr>
      </w:pPr>
      <w:r>
        <w:rPr>
          <w:sz w:val="24"/>
          <w:szCs w:val="24"/>
          <w:lang w:eastAsia="zh-CN"/>
        </w:rPr>
        <w:t>处置原则为优先保护数据库、日志及报告成果等关键数据。恢复措施为：清理可再生缓存，归档历史日志；必要时扩容本地存储，或将历史备份、成果文件转存至甲方备份或对象存储体系。</w:t>
      </w:r>
    </w:p>
    <w:p w14:paraId="1F16DB98"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64" w:name="OLE_LINK29"/>
      <w:bookmarkStart w:id="65" w:name="_Toc235116281"/>
      <w:r>
        <w:rPr>
          <w:rFonts w:ascii="黑体" w:eastAsia="黑体" w:hAnsi="黑体"/>
          <w:color w:val="1F4E79"/>
          <w:sz w:val="32"/>
          <w:lang w:eastAsia="zh-CN"/>
        </w:rPr>
        <w:t>风险分析</w:t>
      </w:r>
      <w:bookmarkEnd w:id="64"/>
      <w:bookmarkEnd w:id="65"/>
    </w:p>
    <w:p w14:paraId="4828690D" w14:textId="77777777" w:rsidR="00FD0F63" w:rsidRDefault="00000000">
      <w:pPr>
        <w:spacing w:after="0" w:line="360" w:lineRule="auto"/>
        <w:ind w:firstLineChars="200" w:firstLine="480"/>
        <w:rPr>
          <w:rFonts w:hint="eastAsia"/>
          <w:sz w:val="24"/>
          <w:szCs w:val="24"/>
          <w:lang w:eastAsia="zh-CN"/>
        </w:rPr>
      </w:pPr>
      <w:r>
        <w:rPr>
          <w:sz w:val="24"/>
          <w:szCs w:val="24"/>
          <w:lang w:eastAsia="zh-CN"/>
        </w:rPr>
        <w:t>项目实施过程中，需重点关注以下风险与前置条件，并提前落实相应控制措施，避免影响部署进度、功能效果及验收结论。</w:t>
      </w:r>
    </w:p>
    <w:p w14:paraId="73B3F5F2" w14:textId="77777777" w:rsidR="00FD0F63" w:rsidRDefault="00000000">
      <w:pPr>
        <w:pStyle w:val="affb"/>
        <w:numPr>
          <w:ilvl w:val="0"/>
          <w:numId w:val="20"/>
        </w:numPr>
        <w:spacing w:after="0" w:line="360" w:lineRule="auto"/>
        <w:rPr>
          <w:rFonts w:hint="eastAsia"/>
          <w:sz w:val="24"/>
          <w:szCs w:val="24"/>
          <w:lang w:eastAsia="zh-CN"/>
        </w:rPr>
      </w:pPr>
      <w:r>
        <w:rPr>
          <w:sz w:val="24"/>
          <w:szCs w:val="24"/>
          <w:lang w:eastAsia="zh-CN"/>
        </w:rPr>
        <w:t>单服务器物理单点</w:t>
      </w:r>
    </w:p>
    <w:p w14:paraId="750FDE3C" w14:textId="77777777" w:rsidR="00FD0F63" w:rsidRDefault="00000000">
      <w:pPr>
        <w:spacing w:after="0" w:line="360" w:lineRule="auto"/>
        <w:ind w:firstLine="480"/>
        <w:rPr>
          <w:rFonts w:hint="eastAsia"/>
          <w:sz w:val="24"/>
          <w:szCs w:val="24"/>
          <w:lang w:eastAsia="zh-CN"/>
        </w:rPr>
      </w:pPr>
      <w:r>
        <w:rPr>
          <w:sz w:val="24"/>
          <w:szCs w:val="24"/>
          <w:lang w:eastAsia="zh-CN"/>
        </w:rPr>
        <w:t>当前采用单台专用服务器部署，单机硬件故障可能导致全部 AI 服务中断。应对措施：通过双盘镜像、容器自动拉起等方式降低风险；建议后续视需要配置备机或灾备节点，实现跨物理机高可用。</w:t>
      </w:r>
    </w:p>
    <w:p w14:paraId="194C179A" w14:textId="77777777" w:rsidR="00FD0F63" w:rsidRDefault="00000000">
      <w:pPr>
        <w:pStyle w:val="affb"/>
        <w:numPr>
          <w:ilvl w:val="0"/>
          <w:numId w:val="20"/>
        </w:numPr>
        <w:spacing w:after="0" w:line="360" w:lineRule="auto"/>
        <w:rPr>
          <w:rFonts w:hint="eastAsia"/>
          <w:sz w:val="24"/>
          <w:szCs w:val="24"/>
          <w:lang w:eastAsia="zh-CN"/>
        </w:rPr>
      </w:pPr>
      <w:r>
        <w:rPr>
          <w:sz w:val="24"/>
          <w:szCs w:val="24"/>
          <w:lang w:eastAsia="zh-CN"/>
        </w:rPr>
        <w:t>HBA 非硬 RAID 控制器</w:t>
      </w:r>
    </w:p>
    <w:p w14:paraId="7CCD8A72" w14:textId="77777777" w:rsidR="00FD0F63" w:rsidRDefault="00000000">
      <w:pPr>
        <w:spacing w:after="0" w:line="360" w:lineRule="auto"/>
        <w:ind w:firstLine="480"/>
        <w:rPr>
          <w:rFonts w:hint="eastAsia"/>
          <w:sz w:val="24"/>
          <w:szCs w:val="24"/>
          <w:lang w:eastAsia="zh-CN"/>
        </w:rPr>
      </w:pPr>
      <w:r>
        <w:rPr>
          <w:sz w:val="24"/>
          <w:szCs w:val="24"/>
          <w:lang w:eastAsia="zh-CN"/>
        </w:rPr>
        <w:t>若 HBA 卡不具备硬件 RAID 能力，本地磁盘镜像策略可能受限，影响数据可靠性。应对措施：实施前核验设备型号与阵列能力；采用操作系统软件 RAID1 或依托外部存储阵列，形成可验证的备份恢复方案。</w:t>
      </w:r>
    </w:p>
    <w:p w14:paraId="190D1973" w14:textId="77777777" w:rsidR="00FD0F63" w:rsidRDefault="00000000">
      <w:pPr>
        <w:pStyle w:val="affb"/>
        <w:numPr>
          <w:ilvl w:val="0"/>
          <w:numId w:val="20"/>
        </w:numPr>
        <w:spacing w:after="0" w:line="360" w:lineRule="auto"/>
        <w:rPr>
          <w:rFonts w:hint="eastAsia"/>
          <w:sz w:val="24"/>
          <w:szCs w:val="24"/>
          <w:lang w:eastAsia="zh-CN"/>
        </w:rPr>
      </w:pPr>
      <w:r>
        <w:rPr>
          <w:sz w:val="24"/>
          <w:szCs w:val="24"/>
          <w:lang w:eastAsia="zh-CN"/>
        </w:rPr>
        <w:t>跨区网络策略审批周期较长</w:t>
      </w:r>
    </w:p>
    <w:p w14:paraId="744531EB" w14:textId="77777777" w:rsidR="00FD0F63" w:rsidRDefault="00000000">
      <w:pPr>
        <w:spacing w:after="0" w:line="360" w:lineRule="auto"/>
        <w:ind w:firstLine="480"/>
        <w:rPr>
          <w:rFonts w:hint="eastAsia"/>
          <w:sz w:val="24"/>
          <w:szCs w:val="24"/>
          <w:lang w:eastAsia="zh-CN"/>
        </w:rPr>
      </w:pPr>
      <w:r>
        <w:rPr>
          <w:sz w:val="24"/>
          <w:szCs w:val="24"/>
          <w:lang w:eastAsia="zh-CN"/>
        </w:rPr>
        <w:lastRenderedPageBreak/>
        <w:t>通州与六里桥之间的受控互通策略若审批滞后，将影响数据查询联调、报告取数及验收进度。应对措施：提前提交源/目的 IP、端口、方向、协议、只读账号、有效期及责任人清单，推动受控只读直连策略尽早生效。</w:t>
      </w:r>
    </w:p>
    <w:p w14:paraId="38689283" w14:textId="77777777" w:rsidR="00FD0F63" w:rsidRDefault="00000000">
      <w:pPr>
        <w:pStyle w:val="affb"/>
        <w:numPr>
          <w:ilvl w:val="0"/>
          <w:numId w:val="20"/>
        </w:numPr>
        <w:spacing w:after="0" w:line="360" w:lineRule="auto"/>
        <w:rPr>
          <w:rFonts w:hint="eastAsia"/>
          <w:sz w:val="24"/>
          <w:szCs w:val="24"/>
          <w:lang w:eastAsia="zh-CN"/>
        </w:rPr>
      </w:pPr>
      <w:r>
        <w:rPr>
          <w:sz w:val="24"/>
          <w:szCs w:val="24"/>
          <w:lang w:eastAsia="zh-CN"/>
        </w:rPr>
        <w:t>业务数据口径不统一</w:t>
      </w:r>
    </w:p>
    <w:p w14:paraId="1D9903FA" w14:textId="77777777" w:rsidR="00FD0F63" w:rsidRDefault="00000000">
      <w:pPr>
        <w:spacing w:after="0" w:line="360" w:lineRule="auto"/>
        <w:ind w:firstLine="480"/>
        <w:rPr>
          <w:rFonts w:hint="eastAsia"/>
          <w:sz w:val="24"/>
          <w:szCs w:val="24"/>
          <w:lang w:eastAsia="zh-CN"/>
        </w:rPr>
      </w:pPr>
      <w:r>
        <w:rPr>
          <w:sz w:val="24"/>
          <w:szCs w:val="24"/>
          <w:lang w:eastAsia="zh-CN"/>
        </w:rPr>
        <w:t>若库表字段、指标口径、统计范围未统一确认，可能导致 NL2SQL 查询、趋势分析及报告结论出现偏差。应对措施：建设数据字典、指标口径表、SQL 视图及样例结果集，并由业务人员签字确认后纳入系统配置。</w:t>
      </w:r>
    </w:p>
    <w:p w14:paraId="3FF4D08F" w14:textId="77777777" w:rsidR="00FD0F63" w:rsidRDefault="00000000">
      <w:pPr>
        <w:pStyle w:val="affb"/>
        <w:numPr>
          <w:ilvl w:val="0"/>
          <w:numId w:val="20"/>
        </w:numPr>
        <w:spacing w:after="0" w:line="360" w:lineRule="auto"/>
        <w:rPr>
          <w:rFonts w:hint="eastAsia"/>
          <w:sz w:val="24"/>
          <w:szCs w:val="24"/>
          <w:lang w:eastAsia="zh-CN"/>
        </w:rPr>
      </w:pPr>
      <w:r>
        <w:rPr>
          <w:sz w:val="24"/>
          <w:szCs w:val="24"/>
          <w:lang w:eastAsia="zh-CN"/>
        </w:rPr>
        <w:t>知识资料质量参差不齐</w:t>
      </w:r>
    </w:p>
    <w:p w14:paraId="123A4E30" w14:textId="77777777" w:rsidR="00FD0F63" w:rsidRDefault="00000000">
      <w:pPr>
        <w:spacing w:after="0" w:line="360" w:lineRule="auto"/>
        <w:ind w:firstLine="480"/>
        <w:rPr>
          <w:rFonts w:hint="eastAsia"/>
          <w:sz w:val="24"/>
          <w:szCs w:val="24"/>
          <w:lang w:eastAsia="zh-CN"/>
        </w:rPr>
      </w:pPr>
      <w:r>
        <w:rPr>
          <w:sz w:val="24"/>
          <w:szCs w:val="24"/>
          <w:lang w:eastAsia="zh-CN"/>
        </w:rPr>
        <w:t>若入库文档来源不清、版本失效或切片质量不稳定，将影响专业问答召回率、引用准确性及用户信任度。应对措施：实施资料分级、有效性审查、入库抽检及评测集驱动迭代，对失效资料及时下架或标记。</w:t>
      </w:r>
    </w:p>
    <w:p w14:paraId="08C570FB" w14:textId="77777777" w:rsidR="00FD0F63" w:rsidRDefault="00000000">
      <w:pPr>
        <w:pStyle w:val="affb"/>
        <w:numPr>
          <w:ilvl w:val="0"/>
          <w:numId w:val="20"/>
        </w:numPr>
        <w:spacing w:after="0" w:line="360" w:lineRule="auto"/>
        <w:rPr>
          <w:rFonts w:hint="eastAsia"/>
          <w:sz w:val="24"/>
          <w:szCs w:val="24"/>
          <w:lang w:eastAsia="zh-CN"/>
        </w:rPr>
      </w:pPr>
      <w:r>
        <w:rPr>
          <w:sz w:val="24"/>
          <w:szCs w:val="24"/>
          <w:lang w:eastAsia="zh-CN"/>
        </w:rPr>
        <w:t>本地存储容量有限</w:t>
      </w:r>
    </w:p>
    <w:p w14:paraId="2EA7A562" w14:textId="5E6D905F" w:rsidR="00FD0F63" w:rsidRDefault="00000000" w:rsidP="00A54E02">
      <w:pPr>
        <w:spacing w:after="0" w:line="360" w:lineRule="auto"/>
        <w:ind w:firstLine="425"/>
        <w:rPr>
          <w:rFonts w:hint="eastAsia"/>
          <w:sz w:val="24"/>
          <w:szCs w:val="24"/>
          <w:lang w:eastAsia="zh-CN"/>
        </w:rPr>
      </w:pPr>
      <w:r>
        <w:rPr>
          <w:sz w:val="24"/>
          <w:szCs w:val="24"/>
          <w:lang w:eastAsia="zh-CN"/>
        </w:rPr>
        <w:t>随着模型包、备份、报告成果及日志持续增长，本地磁盘可能出现空间紧张，影响系统稳定运行。应对措施：设置容量阈值，实施日志轮转与归档策略，并将长期备份、历史成果对接甲方备份或对象存储体系。</w:t>
      </w:r>
    </w:p>
    <w:p w14:paraId="7499A344"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66" w:name="_Toc235116282"/>
      <w:bookmarkStart w:id="67" w:name="_Toc7145"/>
      <w:r>
        <w:rPr>
          <w:rFonts w:ascii="黑体" w:eastAsia="黑体" w:hAnsi="黑体"/>
          <w:color w:val="1F4E79"/>
          <w:sz w:val="32"/>
          <w:lang w:eastAsia="zh-CN"/>
        </w:rPr>
        <w:t>项目管理措施</w:t>
      </w:r>
      <w:bookmarkEnd w:id="66"/>
      <w:bookmarkEnd w:id="67"/>
    </w:p>
    <w:p w14:paraId="45194ECE"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68" w:name="_Toc21872"/>
      <w:bookmarkStart w:id="69" w:name="_Toc235116283"/>
      <w:r>
        <w:rPr>
          <w:rFonts w:ascii="黑体" w:eastAsia="黑体" w:hAnsi="黑体"/>
          <w:color w:val="1F4E79"/>
          <w:sz w:val="30"/>
          <w:szCs w:val="30"/>
          <w:lang w:eastAsia="zh-CN"/>
        </w:rPr>
        <w:t>组织管理</w:t>
      </w:r>
      <w:bookmarkEnd w:id="68"/>
      <w:bookmarkEnd w:id="69"/>
    </w:p>
    <w:p w14:paraId="76F10C46" w14:textId="77777777" w:rsidR="00FD0F63" w:rsidRDefault="00000000">
      <w:pPr>
        <w:pStyle w:val="af8"/>
        <w:widowControl/>
        <w:ind w:firstLine="480"/>
      </w:pPr>
      <w:r>
        <w:t>实行项目负责人全面负责制，组建结构完整、分工明确、专业过硬、经验丰富的运维团队，明确项目负责人、技术负责人、运维工程师、安全工程师、文档管理员等岗位职责，形成统一指挥、分工协作、责任清晰、高效运转的组织管理模式。建立定期例会制度（周例会、月例会、专题会），及时沟通进展、协调问题、部署工作、总结经验，确保团队协同高效、组织运转顺畅、管理执行到位。</w:t>
      </w:r>
    </w:p>
    <w:p w14:paraId="1870D8A9"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0" w:name="_Toc31222"/>
      <w:bookmarkStart w:id="71" w:name="_Toc235116284"/>
      <w:r>
        <w:rPr>
          <w:rFonts w:ascii="黑体" w:eastAsia="黑体" w:hAnsi="黑体"/>
          <w:color w:val="1F4E79"/>
          <w:sz w:val="30"/>
          <w:szCs w:val="30"/>
          <w:lang w:eastAsia="zh-CN"/>
        </w:rPr>
        <w:t>制度管理</w:t>
      </w:r>
      <w:bookmarkEnd w:id="70"/>
      <w:bookmarkEnd w:id="71"/>
    </w:p>
    <w:p w14:paraId="3C348F5B" w14:textId="77777777" w:rsidR="00FD0F63" w:rsidRDefault="00000000">
      <w:pPr>
        <w:pStyle w:val="af8"/>
        <w:widowControl/>
        <w:ind w:firstLine="480"/>
      </w:pPr>
      <w:r>
        <w:t>建立健全系统化、标准化、规范化项目管理制度体系，涵盖运维管理制度、变更管理制度、质量管理制度、安全管理制度、保密制度、文档管理制度、考核制度、会议制度、沟通制度等，做到有章可循、有规可依、有据可查、有责可追。严格执行各项制度规范，定期组</w:t>
      </w:r>
      <w:r>
        <w:lastRenderedPageBreak/>
        <w:t>织制度学习、培训、考核，确保全员熟悉制度、遵守制度、执行制度，推动项目管理规范化、标准化、精细化。</w:t>
      </w:r>
    </w:p>
    <w:p w14:paraId="476C663B"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2" w:name="_Toc235116285"/>
      <w:bookmarkStart w:id="73" w:name="_Toc10309"/>
      <w:r>
        <w:rPr>
          <w:rFonts w:ascii="黑体" w:eastAsia="黑体" w:hAnsi="黑体"/>
          <w:color w:val="1F4E79"/>
          <w:sz w:val="30"/>
          <w:szCs w:val="30"/>
          <w:lang w:eastAsia="zh-CN"/>
        </w:rPr>
        <w:t>沟通协调管理</w:t>
      </w:r>
      <w:bookmarkEnd w:id="72"/>
      <w:bookmarkEnd w:id="73"/>
    </w:p>
    <w:p w14:paraId="249ACCE9" w14:textId="77777777" w:rsidR="00FD0F63" w:rsidRDefault="00000000">
      <w:pPr>
        <w:pStyle w:val="af8"/>
        <w:widowControl/>
        <w:ind w:firstLine="480"/>
      </w:pPr>
      <w:r>
        <w:t>建立常态化、多渠道、高效化沟通协调机制，定期向采购人汇报运维进展、质量情况、安全状况、服务成效、存在问题及整改措施，及时报送运维台账、巡检记录、故障报告、成果资料等。对重大事项、紧急情况、突发问题第一时间汇报、快速沟通、协同处置、闭环反馈；加强内部沟通，确保团队信息畅通、协同高效；加强外部协调（设备厂商、网络服务商等），及时解决跨部门、跨单位问题，保障项目顺利推进。</w:t>
      </w:r>
    </w:p>
    <w:p w14:paraId="61B3DA90"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4" w:name="_Toc23588"/>
      <w:bookmarkStart w:id="75" w:name="_Toc235116286"/>
      <w:r>
        <w:rPr>
          <w:rFonts w:ascii="黑体" w:eastAsia="黑体" w:hAnsi="黑体"/>
          <w:color w:val="1F4E79"/>
          <w:sz w:val="30"/>
          <w:szCs w:val="30"/>
          <w:lang w:eastAsia="zh-CN"/>
        </w:rPr>
        <w:t>风险管控</w:t>
      </w:r>
      <w:bookmarkEnd w:id="74"/>
      <w:bookmarkEnd w:id="75"/>
    </w:p>
    <w:p w14:paraId="4BD4B0EF" w14:textId="77777777" w:rsidR="00FD0F63" w:rsidRDefault="00000000">
      <w:pPr>
        <w:pStyle w:val="af8"/>
        <w:widowControl/>
        <w:ind w:firstLine="480"/>
      </w:pPr>
      <w:r>
        <w:t>全面识别项目实施全过程潜在风险，包括设备老化、系统故障、数据异常、安全漏洞、人员变动、极端天气、外部干扰、协调不畅等，建立风险清单、风险等级、防控措施、应急预案、责任人员，形成系统化风险管控体系。定期开展风险排查、风险评估、风险预警，提前识别隐患、提前制定措施、提前防范化解；遇突发风险快速启动预案、高效处置、降低影响、减少损失，确保项目安全、平稳、可控推进。</w:t>
      </w:r>
    </w:p>
    <w:p w14:paraId="1E6D2FF7"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76" w:name="_Toc235116287"/>
      <w:r>
        <w:rPr>
          <w:rFonts w:ascii="黑体" w:eastAsia="黑体" w:hAnsi="黑体" w:hint="eastAsia"/>
          <w:color w:val="1F4E79"/>
          <w:sz w:val="32"/>
          <w:lang w:eastAsia="zh-CN"/>
        </w:rPr>
        <w:t>工作进度保障计划</w:t>
      </w:r>
      <w:bookmarkEnd w:id="76"/>
    </w:p>
    <w:p w14:paraId="48090E0F" w14:textId="77777777" w:rsidR="00FD0F63" w:rsidRDefault="00000000">
      <w:pPr>
        <w:spacing w:after="0" w:line="360" w:lineRule="auto"/>
        <w:ind w:firstLineChars="200" w:firstLine="480"/>
        <w:rPr>
          <w:rFonts w:hint="eastAsia"/>
          <w:sz w:val="24"/>
          <w:szCs w:val="24"/>
          <w:lang w:eastAsia="zh-CN"/>
        </w:rPr>
      </w:pPr>
      <w:r>
        <w:rPr>
          <w:sz w:val="24"/>
          <w:szCs w:val="24"/>
          <w:lang w:eastAsia="zh-CN"/>
        </w:rPr>
        <w:t>为保证本项目按计划推进并如期完成建设、联调、试运行与验收，在既有实施阶段安排基础上，从目标分解、里程碑管控、协同机制、资源与风险保障等方面建立工作进度保障措施。本章节侧重进度管控原则与保障机制，具体阶段周期与工作内容以实施计划为准，实施中可根据审批进度、网络策略落地及设备到货情况作合理微调，但不得削弱关键里程碑约束。</w:t>
      </w:r>
    </w:p>
    <w:p w14:paraId="2B6AA86E"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7" w:name="_Toc235116288"/>
      <w:r>
        <w:rPr>
          <w:rFonts w:ascii="黑体" w:eastAsia="黑体" w:hAnsi="黑体"/>
          <w:color w:val="1F4E79"/>
          <w:sz w:val="30"/>
          <w:szCs w:val="30"/>
          <w:lang w:eastAsia="zh-CN"/>
        </w:rPr>
        <w:t>进度目标与分解原则</w:t>
      </w:r>
      <w:bookmarkEnd w:id="77"/>
    </w:p>
    <w:p w14:paraId="35CC5496" w14:textId="77777777" w:rsidR="00FD0F63" w:rsidRDefault="00000000">
      <w:pPr>
        <w:spacing w:after="0" w:line="360" w:lineRule="auto"/>
        <w:ind w:firstLineChars="200" w:firstLine="480"/>
        <w:rPr>
          <w:rFonts w:hint="eastAsia"/>
          <w:sz w:val="24"/>
          <w:szCs w:val="24"/>
          <w:lang w:eastAsia="zh-CN"/>
        </w:rPr>
      </w:pPr>
      <w:r>
        <w:rPr>
          <w:sz w:val="24"/>
          <w:szCs w:val="24"/>
          <w:lang w:eastAsia="zh-CN"/>
        </w:rPr>
        <w:t>以合同约定工期及项目总体目标为约束，将工作分解为启动调研、基础环境、数据与知识库、功能研发集成、调优测试、试运行验收等阶段，明确各阶段目标、责任主体与阶段成果。进度安排坚持“先环境后功能、先联通后深化、先可用后优化”：优先完成服务器环境、跨区网络、数据授权与知识库初版，再推进问答、数据查询、报告生成等业务能力集成与调优，最后进入试运行与验收。</w:t>
      </w:r>
    </w:p>
    <w:p w14:paraId="7AD5C30C"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8" w:name="_Toc235116289"/>
      <w:r>
        <w:rPr>
          <w:rFonts w:ascii="黑体" w:eastAsia="黑体" w:hAnsi="黑体"/>
          <w:color w:val="1F4E79"/>
          <w:sz w:val="30"/>
          <w:szCs w:val="30"/>
          <w:lang w:eastAsia="zh-CN"/>
        </w:rPr>
        <w:lastRenderedPageBreak/>
        <w:t>里程碑管控</w:t>
      </w:r>
      <w:bookmarkEnd w:id="78"/>
    </w:p>
    <w:p w14:paraId="75A8AB47"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围绕关键节点设置里程碑，实行“完成一项、确认一项、进入下一项”：</w:t>
      </w:r>
    </w:p>
    <w:p w14:paraId="62BFAFD0" w14:textId="77777777" w:rsidR="00FD0F63" w:rsidRDefault="00000000">
      <w:pPr>
        <w:pStyle w:val="affb"/>
        <w:numPr>
          <w:ilvl w:val="0"/>
          <w:numId w:val="21"/>
        </w:numPr>
        <w:spacing w:after="0" w:line="360" w:lineRule="auto"/>
        <w:rPr>
          <w:rFonts w:hint="eastAsia"/>
          <w:sz w:val="24"/>
          <w:szCs w:val="24"/>
          <w:lang w:eastAsia="zh-CN"/>
        </w:rPr>
      </w:pPr>
      <w:r>
        <w:rPr>
          <w:sz w:val="24"/>
          <w:szCs w:val="24"/>
          <w:lang w:eastAsia="zh-CN"/>
        </w:rPr>
        <w:t>环境就绪：操作系统、NPU 驱动与推理服务、容器与基础中间件部署完成，环境核验通过；</w:t>
      </w:r>
    </w:p>
    <w:p w14:paraId="6EC8A37D" w14:textId="77777777" w:rsidR="00FD0F63" w:rsidRDefault="00000000">
      <w:pPr>
        <w:pStyle w:val="affb"/>
        <w:numPr>
          <w:ilvl w:val="0"/>
          <w:numId w:val="21"/>
        </w:numPr>
        <w:spacing w:after="0" w:line="360" w:lineRule="auto"/>
        <w:rPr>
          <w:rFonts w:hint="eastAsia"/>
          <w:sz w:val="24"/>
          <w:szCs w:val="24"/>
          <w:lang w:eastAsia="zh-CN"/>
        </w:rPr>
      </w:pPr>
      <w:r>
        <w:rPr>
          <w:sz w:val="24"/>
          <w:szCs w:val="24"/>
          <w:lang w:eastAsia="zh-CN"/>
        </w:rPr>
        <w:t>数据通路打通：跨区策略生效，只读数据访问可用，数据字典与安全规则确认；</w:t>
      </w:r>
    </w:p>
    <w:p w14:paraId="2234E5F4" w14:textId="77777777" w:rsidR="00FD0F63" w:rsidRDefault="00000000">
      <w:pPr>
        <w:pStyle w:val="affb"/>
        <w:numPr>
          <w:ilvl w:val="0"/>
          <w:numId w:val="21"/>
        </w:numPr>
        <w:spacing w:after="0" w:line="360" w:lineRule="auto"/>
        <w:rPr>
          <w:rFonts w:hint="eastAsia"/>
          <w:sz w:val="24"/>
          <w:szCs w:val="24"/>
          <w:lang w:eastAsia="zh-CN"/>
        </w:rPr>
      </w:pPr>
      <w:r>
        <w:rPr>
          <w:sz w:val="24"/>
          <w:szCs w:val="24"/>
          <w:lang w:eastAsia="zh-CN"/>
        </w:rPr>
        <w:t>核心能力可用：智能问答、NL2SQL、报告生成形成可演示、可试用版本；</w:t>
      </w:r>
    </w:p>
    <w:p w14:paraId="626678B6" w14:textId="77777777" w:rsidR="00FD0F63" w:rsidRDefault="00000000">
      <w:pPr>
        <w:pStyle w:val="affb"/>
        <w:numPr>
          <w:ilvl w:val="0"/>
          <w:numId w:val="21"/>
        </w:numPr>
        <w:spacing w:after="0" w:line="360" w:lineRule="auto"/>
        <w:rPr>
          <w:rFonts w:hint="eastAsia"/>
          <w:sz w:val="24"/>
          <w:szCs w:val="24"/>
          <w:lang w:eastAsia="zh-CN"/>
        </w:rPr>
      </w:pPr>
      <w:r>
        <w:rPr>
          <w:sz w:val="24"/>
          <w:szCs w:val="24"/>
          <w:lang w:eastAsia="zh-CN"/>
        </w:rPr>
        <w:t>综合测试通过：功能、性能、安全及用户试用问题闭环；</w:t>
      </w:r>
    </w:p>
    <w:p w14:paraId="1031CB5E" w14:textId="77777777" w:rsidR="00FD0F63" w:rsidRDefault="00000000">
      <w:pPr>
        <w:pStyle w:val="affb"/>
        <w:numPr>
          <w:ilvl w:val="0"/>
          <w:numId w:val="21"/>
        </w:numPr>
        <w:spacing w:after="0" w:line="360" w:lineRule="auto"/>
        <w:rPr>
          <w:rFonts w:hint="eastAsia"/>
          <w:sz w:val="24"/>
          <w:szCs w:val="24"/>
          <w:lang w:eastAsia="zh-CN"/>
        </w:rPr>
      </w:pPr>
      <w:r>
        <w:rPr>
          <w:sz w:val="24"/>
          <w:szCs w:val="24"/>
          <w:lang w:eastAsia="zh-CN"/>
        </w:rPr>
        <w:t>试运行与验收：试运行达标，培训与成果移交完成，具备正式验收条件。</w:t>
      </w:r>
    </w:p>
    <w:p w14:paraId="5BB5FEEB"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79" w:name="_Toc235116290"/>
      <w:r>
        <w:rPr>
          <w:rFonts w:ascii="黑体" w:eastAsia="黑体" w:hAnsi="黑体"/>
          <w:color w:val="1F4E79"/>
          <w:sz w:val="30"/>
          <w:szCs w:val="30"/>
          <w:lang w:eastAsia="zh-CN"/>
        </w:rPr>
        <w:t>进度协同与报告机制</w:t>
      </w:r>
      <w:bookmarkEnd w:id="79"/>
    </w:p>
    <w:p w14:paraId="70015FE6"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建立甲乙双方例行沟通机制，及时同步进度、问题与待决策事项。项目组按周跟踪计划完成情况、偏差原因及纠偏措施；对影响工期的关键事项（如网络策略审批、设备兼容核验、数据口径确认、知识资料授权等）单列跟踪，明确责任人与办结时限。重大变更须履行变更确认，评估对工期与交付范围的影响后再执行。</w:t>
      </w:r>
    </w:p>
    <w:p w14:paraId="7FC8F549"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80" w:name="_Toc235116291"/>
      <w:r>
        <w:rPr>
          <w:rFonts w:ascii="黑体" w:eastAsia="黑体" w:hAnsi="黑体"/>
          <w:color w:val="1F4E79"/>
          <w:sz w:val="30"/>
          <w:szCs w:val="30"/>
          <w:lang w:eastAsia="zh-CN"/>
        </w:rPr>
        <w:t>资源与组织保障</w:t>
      </w:r>
      <w:bookmarkEnd w:id="80"/>
    </w:p>
    <w:p w14:paraId="5B76DFBD" w14:textId="77777777" w:rsidR="00FD0F63" w:rsidRDefault="00000000">
      <w:pPr>
        <w:spacing w:after="0" w:line="360" w:lineRule="auto"/>
        <w:ind w:firstLineChars="200" w:firstLine="480"/>
        <w:rPr>
          <w:rFonts w:hint="eastAsia"/>
          <w:sz w:val="24"/>
          <w:szCs w:val="24"/>
          <w:lang w:eastAsia="zh-CN"/>
        </w:rPr>
      </w:pPr>
      <w:r>
        <w:rPr>
          <w:sz w:val="24"/>
          <w:szCs w:val="24"/>
          <w:lang w:eastAsia="zh-CN"/>
        </w:rPr>
        <w:t>按实施计划配备项目经理、技术负责人及开发、算法、数据集成、测试运维等力量，保障关键阶段人力到位。硬件、软件许可、模型权重、跨区策略、业务数据授权及培训窗口等外部依赖，提前纳入前置条件清单并滚动核对，避免因资源未就绪造成停工。甲方业务与运维人员及时参与口径确认、样例提供、试用反馈与验收配合，缩短确认周期。</w:t>
      </w:r>
    </w:p>
    <w:p w14:paraId="7A7236FD"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81" w:name="_Toc235116292"/>
      <w:r>
        <w:rPr>
          <w:rFonts w:ascii="黑体" w:eastAsia="黑体" w:hAnsi="黑体"/>
          <w:color w:val="1F4E79"/>
          <w:sz w:val="30"/>
          <w:szCs w:val="30"/>
          <w:lang w:eastAsia="zh-CN"/>
        </w:rPr>
        <w:t>风险缓冲与纠偏措施</w:t>
      </w:r>
      <w:bookmarkEnd w:id="81"/>
    </w:p>
    <w:p w14:paraId="0AB4863E"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对网络审批延期、设备兼容问题、资料质量不足、联调阻塞等常见风险预留机动时间与备选路径（如先完成不依赖跨区数据的知识问答能力，数据通路打通后再补齐查询与报告取数）。出现进度偏差时，优先保障核心能力与验收关键路径，次要优化项可后置；必要时调整并行任务、增加联调窗口或启动升级评审，确保总体工期可控。</w:t>
      </w:r>
    </w:p>
    <w:p w14:paraId="4A8EB597"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82" w:name="_Toc235116293"/>
      <w:r>
        <w:rPr>
          <w:rFonts w:ascii="黑体" w:eastAsia="黑体" w:hAnsi="黑体"/>
          <w:color w:val="1F4E79"/>
          <w:sz w:val="30"/>
          <w:szCs w:val="30"/>
          <w:lang w:eastAsia="zh-CN"/>
        </w:rPr>
        <w:lastRenderedPageBreak/>
        <w:t>验收前进度收口</w:t>
      </w:r>
      <w:bookmarkEnd w:id="82"/>
    </w:p>
    <w:p w14:paraId="5FD93D1E" w14:textId="77777777" w:rsidR="00FD0F63" w:rsidRDefault="00000000">
      <w:pPr>
        <w:spacing w:after="0" w:line="360" w:lineRule="auto"/>
        <w:ind w:firstLineChars="200" w:firstLine="480"/>
        <w:rPr>
          <w:rFonts w:hint="eastAsia"/>
          <w:sz w:val="24"/>
          <w:szCs w:val="24"/>
          <w:lang w:eastAsia="zh-CN"/>
        </w:rPr>
      </w:pPr>
      <w:r>
        <w:rPr>
          <w:sz w:val="24"/>
          <w:szCs w:val="24"/>
          <w:lang w:eastAsia="zh-CN"/>
        </w:rPr>
        <w:t>进入试运行与验收前，统一冻结模型、配置、模板、网络策略与测试版本，完成问题闭环核对与交付清单盘点，组织培训与运维交接，形成试运行报告及相关验收材料，确保进度收口与质量收口同步完成。</w:t>
      </w:r>
    </w:p>
    <w:p w14:paraId="69A0F4F4"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83" w:name="_Toc235116294"/>
      <w:r>
        <w:rPr>
          <w:rFonts w:ascii="黑体" w:eastAsia="黑体" w:hAnsi="黑体" w:hint="eastAsia"/>
          <w:color w:val="1F4E79"/>
          <w:sz w:val="32"/>
          <w:lang w:eastAsia="zh-CN"/>
        </w:rPr>
        <w:t>工作质量保障措施</w:t>
      </w:r>
      <w:bookmarkEnd w:id="83"/>
    </w:p>
    <w:p w14:paraId="1BC4D08B"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84" w:name="_Toc235116295"/>
      <w:r>
        <w:rPr>
          <w:rFonts w:ascii="黑体" w:eastAsia="黑体" w:hAnsi="黑体"/>
          <w:color w:val="1F4E79"/>
          <w:sz w:val="30"/>
          <w:szCs w:val="30"/>
          <w:lang w:eastAsia="zh-CN"/>
        </w:rPr>
        <w:t>工作质量保障</w:t>
      </w:r>
      <w:bookmarkEnd w:id="84"/>
    </w:p>
    <w:p w14:paraId="68811C51"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围绕智能问答、NL2SQL 数据查询、自动化报告生成及知识库建设等核心能力，明确质量目标与控制重点。功能方面，确保三类核心能力可用、流程闭环、结果可解释；专业问答须具备引用溯源与拒答机制，数据查询须经 SQL 安全校验并以只读方式执行，报告生成须保证数值与查询结果一致并保留人工复核环节。安全方面，落实跨区最小访问、只读授权、传输加密、审计留痕等要求，防止越权与数据失控。性能与稳定方面，在约定并发条件下保障响应时延与服务可用性，关键配置与模型版本实行变更留痕。</w:t>
      </w:r>
    </w:p>
    <w:p w14:paraId="3C2835A1"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85" w:name="_Toc235116296"/>
      <w:r>
        <w:rPr>
          <w:rFonts w:ascii="黑体" w:eastAsia="黑体" w:hAnsi="黑体"/>
          <w:color w:val="1F4E79"/>
          <w:sz w:val="30"/>
          <w:szCs w:val="30"/>
          <w:lang w:eastAsia="zh-CN"/>
        </w:rPr>
        <w:t>质量管理体系</w:t>
      </w:r>
      <w:bookmarkEnd w:id="85"/>
    </w:p>
    <w:p w14:paraId="6D9E3209" w14:textId="77777777" w:rsidR="00FD0F63" w:rsidRDefault="00000000">
      <w:pPr>
        <w:spacing w:after="0" w:line="360" w:lineRule="auto"/>
        <w:ind w:firstLineChars="200" w:firstLine="480"/>
        <w:rPr>
          <w:rFonts w:hint="eastAsia"/>
          <w:sz w:val="24"/>
          <w:szCs w:val="24"/>
          <w:lang w:eastAsia="zh-CN"/>
        </w:rPr>
      </w:pPr>
      <w:r>
        <w:rPr>
          <w:sz w:val="24"/>
          <w:szCs w:val="24"/>
          <w:lang w:eastAsia="zh-CN"/>
        </w:rPr>
        <w:t>建立与本项目相适应的质量管理安排，明确质量责任、评审节点与文档规范。项目经理对交付质量负总责，技术负责人把关架构、模型选型、数据安全及关键技术决策；开发、算法、数据集成、测试运维等岗位按职责落实本环节质量要求。关键节点实行评审确认，包括实施方案评审、环境核验、数据字典与口径确认、功能版本评审、测试准入/准出及验收材料审核等。对模型、提示词、报告模板、SQL 白名单、网络策略等实行版本管理，变更须评估影响并保留记录。测试发现问题按级别分类闭环，严重问题未关闭不得进入试运行或最终验收。</w:t>
      </w:r>
    </w:p>
    <w:p w14:paraId="68F26739" w14:textId="77777777" w:rsidR="00FD0F63" w:rsidRDefault="00000000">
      <w:pPr>
        <w:pStyle w:val="21"/>
        <w:numPr>
          <w:ilvl w:val="1"/>
          <w:numId w:val="7"/>
        </w:numPr>
        <w:spacing w:beforeLines="100" w:before="240" w:afterLines="50" w:after="120" w:line="360" w:lineRule="auto"/>
        <w:rPr>
          <w:rFonts w:ascii="黑体" w:eastAsia="黑体" w:hAnsi="黑体" w:hint="eastAsia"/>
          <w:color w:val="1F4E79"/>
          <w:sz w:val="30"/>
          <w:szCs w:val="30"/>
          <w:lang w:eastAsia="zh-CN"/>
        </w:rPr>
      </w:pPr>
      <w:bookmarkStart w:id="86" w:name="_Toc235116297"/>
      <w:r>
        <w:rPr>
          <w:rFonts w:ascii="黑体" w:eastAsia="黑体" w:hAnsi="黑体"/>
          <w:color w:val="1F4E79"/>
          <w:sz w:val="30"/>
          <w:szCs w:val="30"/>
          <w:lang w:eastAsia="zh-CN"/>
        </w:rPr>
        <w:t>项目跟踪与控制</w:t>
      </w:r>
      <w:bookmarkEnd w:id="86"/>
    </w:p>
    <w:p w14:paraId="314C7CE4" w14:textId="77777777" w:rsidR="00FD0F63" w:rsidRDefault="00000000">
      <w:pPr>
        <w:spacing w:after="0" w:line="360" w:lineRule="auto"/>
        <w:ind w:firstLineChars="200" w:firstLine="480"/>
        <w:rPr>
          <w:rFonts w:hint="eastAsia"/>
          <w:sz w:val="24"/>
          <w:szCs w:val="24"/>
          <w:lang w:eastAsia="zh-CN"/>
        </w:rPr>
      </w:pPr>
      <w:r>
        <w:rPr>
          <w:sz w:val="24"/>
          <w:szCs w:val="24"/>
          <w:lang w:eastAsia="zh-CN"/>
        </w:rPr>
        <w:t>通过例行沟通、阶段检查与问题跟踪，对质量状态实施动态管控。定期同步功能完成情况、缺陷分布、测试进展及待确认事项；对影响质量的关键依赖（设备兼容、跨区策略、数据授权、知识资料质量等）纳入跟踪清单，明确责任人与办结时限。出现质量偏差时，分析原因并采取整改、复测、范围调整或升级决策等纠偏措施；涉及建设范围、验收指标或安全</w:t>
      </w:r>
      <w:r>
        <w:rPr>
          <w:sz w:val="24"/>
          <w:szCs w:val="24"/>
          <w:lang w:eastAsia="zh-CN"/>
        </w:rPr>
        <w:lastRenderedPageBreak/>
        <w:t>策略的重大变更，须双方确认后再执行。试运行与验收前组织质量收口，核对问题闭环、版本冻结、交付清单及培训交接情况，确保交付质量达到约定标准。</w:t>
      </w:r>
    </w:p>
    <w:p w14:paraId="4AF328B7" w14:textId="77777777" w:rsidR="00FD0F63" w:rsidRDefault="00000000">
      <w:pPr>
        <w:pStyle w:val="1"/>
        <w:numPr>
          <w:ilvl w:val="0"/>
          <w:numId w:val="7"/>
        </w:numPr>
        <w:spacing w:beforeLines="100" w:before="240" w:afterLines="100" w:after="240" w:line="360" w:lineRule="auto"/>
        <w:rPr>
          <w:rFonts w:ascii="黑体" w:eastAsia="黑体" w:hAnsi="黑体" w:hint="eastAsia"/>
          <w:color w:val="1F4E79"/>
          <w:sz w:val="32"/>
          <w:lang w:eastAsia="zh-CN"/>
        </w:rPr>
      </w:pPr>
      <w:bookmarkStart w:id="87" w:name="_Toc235116298"/>
      <w:r>
        <w:rPr>
          <w:rFonts w:ascii="黑体" w:eastAsia="黑体" w:hAnsi="黑体"/>
          <w:color w:val="1F4E79"/>
          <w:sz w:val="32"/>
          <w:lang w:eastAsia="zh-CN"/>
        </w:rPr>
        <w:t>交付成果清单</w:t>
      </w:r>
      <w:bookmarkEnd w:id="87"/>
    </w:p>
    <w:p w14:paraId="0AFD5FE0" w14:textId="412B031B" w:rsidR="00FD0F63" w:rsidRDefault="00000000">
      <w:pPr>
        <w:spacing w:after="0" w:line="360" w:lineRule="auto"/>
        <w:ind w:firstLineChars="200" w:firstLine="480"/>
        <w:rPr>
          <w:sz w:val="24"/>
          <w:szCs w:val="24"/>
          <w:lang w:eastAsia="zh-CN"/>
        </w:rPr>
      </w:pPr>
      <w:r>
        <w:rPr>
          <w:sz w:val="24"/>
          <w:szCs w:val="24"/>
          <w:lang w:eastAsia="zh-CN"/>
        </w:rPr>
        <w:t>本项目交付成果涵盖方案、软件、数据与模型、接口、测试验收、运维及归档材料，支撑系统部署、验收与后续运维移交。交付前按清单核对完整性与版本一致性，具体见下表</w:t>
      </w:r>
      <w:r w:rsidR="009979D9">
        <w:rPr>
          <w:rFonts w:hint="eastAsia"/>
          <w:sz w:val="24"/>
          <w:szCs w:val="24"/>
          <w:lang w:eastAsia="zh-CN"/>
        </w:rPr>
        <w:t>15</w:t>
      </w:r>
      <w:r>
        <w:rPr>
          <w:rFonts w:hint="eastAsia"/>
          <w:sz w:val="24"/>
          <w:szCs w:val="24"/>
          <w:lang w:eastAsia="zh-CN"/>
        </w:rPr>
        <w:t>。</w:t>
      </w:r>
    </w:p>
    <w:p w14:paraId="1655E44C" w14:textId="5CC06D68" w:rsidR="00E1213D" w:rsidRDefault="00E1213D" w:rsidP="00F40F9A">
      <w:pPr>
        <w:pStyle w:val="a7"/>
        <w:spacing w:after="0"/>
        <w:ind w:firstLineChars="200" w:firstLine="482"/>
        <w:jc w:val="center"/>
        <w:rPr>
          <w:rFonts w:hint="eastAsia"/>
          <w:sz w:val="24"/>
          <w:szCs w:val="24"/>
          <w:lang w:eastAsia="zh-CN"/>
        </w:rPr>
      </w:pPr>
      <w:r>
        <w:rPr>
          <w:rFonts w:hint="eastAsia"/>
          <w:sz w:val="24"/>
          <w:szCs w:val="24"/>
          <w:lang w:eastAsia="zh-CN"/>
        </w:rPr>
        <w:t>表15 交付成果清单</w:t>
      </w:r>
    </w:p>
    <w:tbl>
      <w:tblPr>
        <w:tblStyle w:val="afe"/>
        <w:tblW w:w="9660" w:type="dxa"/>
        <w:jc w:val="center"/>
        <w:tblLayout w:type="fixed"/>
        <w:tblLook w:val="04A0" w:firstRow="1" w:lastRow="0" w:firstColumn="1" w:lastColumn="0" w:noHBand="0" w:noVBand="1"/>
      </w:tblPr>
      <w:tblGrid>
        <w:gridCol w:w="1944"/>
        <w:gridCol w:w="5112"/>
        <w:gridCol w:w="2604"/>
      </w:tblGrid>
      <w:tr w:rsidR="00FD0F63" w14:paraId="110501A8" w14:textId="77777777">
        <w:trPr>
          <w:cantSplit/>
          <w:tblHeader/>
          <w:jc w:val="center"/>
        </w:trPr>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D6DCDCB" w14:textId="77777777" w:rsidR="00FD0F63" w:rsidRDefault="00000000">
            <w:pPr>
              <w:spacing w:before="20" w:after="20" w:line="264" w:lineRule="auto"/>
              <w:jc w:val="center"/>
              <w:rPr>
                <w:rFonts w:hint="eastAsia"/>
                <w:sz w:val="24"/>
                <w:szCs w:val="24"/>
              </w:rPr>
            </w:pPr>
            <w:r>
              <w:rPr>
                <w:b/>
                <w:color w:val="FFFFFF"/>
                <w:sz w:val="24"/>
                <w:szCs w:val="24"/>
              </w:rPr>
              <w:t>类别</w:t>
            </w:r>
          </w:p>
        </w:tc>
        <w:tc>
          <w:tcPr>
            <w:tcW w:w="511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87CD25E" w14:textId="77777777" w:rsidR="00FD0F63" w:rsidRDefault="00000000">
            <w:pPr>
              <w:spacing w:before="20" w:after="20" w:line="264" w:lineRule="auto"/>
              <w:jc w:val="center"/>
              <w:rPr>
                <w:rFonts w:hint="eastAsia"/>
                <w:sz w:val="24"/>
                <w:szCs w:val="24"/>
              </w:rPr>
            </w:pPr>
            <w:r>
              <w:rPr>
                <w:b/>
                <w:color w:val="FFFFFF"/>
                <w:sz w:val="24"/>
                <w:szCs w:val="24"/>
              </w:rPr>
              <w:t>交付成果</w:t>
            </w:r>
          </w:p>
        </w:tc>
        <w:tc>
          <w:tcPr>
            <w:tcW w:w="260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79F3019" w14:textId="77777777" w:rsidR="00FD0F63" w:rsidRDefault="00000000">
            <w:pPr>
              <w:spacing w:before="20" w:after="20" w:line="264" w:lineRule="auto"/>
              <w:jc w:val="center"/>
              <w:rPr>
                <w:rFonts w:hint="eastAsia"/>
                <w:sz w:val="24"/>
                <w:szCs w:val="24"/>
              </w:rPr>
            </w:pPr>
            <w:r>
              <w:rPr>
                <w:b/>
                <w:color w:val="FFFFFF"/>
                <w:sz w:val="24"/>
                <w:szCs w:val="24"/>
              </w:rPr>
              <w:t>说明</w:t>
            </w:r>
          </w:p>
        </w:tc>
      </w:tr>
      <w:tr w:rsidR="00FD0F63" w14:paraId="3C95F094"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81D43F4" w14:textId="77777777" w:rsidR="00FD0F63" w:rsidRDefault="00000000">
            <w:pPr>
              <w:spacing w:after="0" w:line="269" w:lineRule="auto"/>
              <w:jc w:val="both"/>
              <w:rPr>
                <w:rFonts w:hint="eastAsia"/>
                <w:sz w:val="24"/>
                <w:szCs w:val="24"/>
              </w:rPr>
            </w:pPr>
            <w:r>
              <w:rPr>
                <w:sz w:val="24"/>
                <w:szCs w:val="24"/>
              </w:rPr>
              <w:t>方案类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65C4AAC6" w14:textId="77777777" w:rsidR="00FD0F63" w:rsidRDefault="00000000">
            <w:pPr>
              <w:spacing w:after="0" w:line="269" w:lineRule="auto"/>
              <w:jc w:val="both"/>
              <w:rPr>
                <w:rFonts w:hint="eastAsia"/>
                <w:sz w:val="24"/>
                <w:szCs w:val="24"/>
                <w:lang w:eastAsia="zh-CN"/>
              </w:rPr>
            </w:pPr>
            <w:r>
              <w:rPr>
                <w:sz w:val="24"/>
                <w:szCs w:val="24"/>
                <w:lang w:eastAsia="zh-CN"/>
              </w:rPr>
              <w:t>实施方案、总体架构说明、网络安全方案、部署拓扑图。</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D8648B" w14:textId="77777777" w:rsidR="00FD0F63" w:rsidRDefault="00000000">
            <w:pPr>
              <w:spacing w:after="0" w:line="269" w:lineRule="auto"/>
              <w:jc w:val="both"/>
              <w:rPr>
                <w:rFonts w:hint="eastAsia"/>
                <w:sz w:val="24"/>
                <w:szCs w:val="24"/>
                <w:lang w:eastAsia="zh-CN"/>
              </w:rPr>
            </w:pPr>
            <w:r>
              <w:rPr>
                <w:sz w:val="24"/>
                <w:szCs w:val="24"/>
                <w:lang w:eastAsia="zh-CN"/>
              </w:rPr>
              <w:t>明确系统边界、服务器资源、跨区访问和实施步骤。</w:t>
            </w:r>
          </w:p>
        </w:tc>
      </w:tr>
      <w:tr w:rsidR="00FD0F63" w14:paraId="54956E88"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F3B2D90" w14:textId="77777777" w:rsidR="00FD0F63" w:rsidRDefault="00000000">
            <w:pPr>
              <w:spacing w:after="0" w:line="269" w:lineRule="auto"/>
              <w:jc w:val="both"/>
              <w:rPr>
                <w:rFonts w:hint="eastAsia"/>
                <w:sz w:val="24"/>
                <w:szCs w:val="24"/>
              </w:rPr>
            </w:pPr>
            <w:r>
              <w:rPr>
                <w:sz w:val="24"/>
                <w:szCs w:val="24"/>
              </w:rPr>
              <w:t>软件类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7C4FD84F" w14:textId="77777777" w:rsidR="00FD0F63" w:rsidRDefault="00000000">
            <w:pPr>
              <w:spacing w:after="0" w:line="269" w:lineRule="auto"/>
              <w:jc w:val="both"/>
              <w:rPr>
                <w:rFonts w:hint="eastAsia"/>
                <w:sz w:val="24"/>
                <w:szCs w:val="24"/>
                <w:lang w:eastAsia="zh-CN"/>
              </w:rPr>
            </w:pPr>
            <w:r>
              <w:rPr>
                <w:sz w:val="24"/>
                <w:szCs w:val="24"/>
                <w:lang w:eastAsia="zh-CN"/>
              </w:rPr>
              <w:t>应用系统、部署脚本/容器编排文件、配置说明、模型服务配置。</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1E2A373A" w14:textId="77777777" w:rsidR="00FD0F63" w:rsidRDefault="00000000">
            <w:pPr>
              <w:spacing w:after="0" w:line="269" w:lineRule="auto"/>
              <w:jc w:val="both"/>
              <w:rPr>
                <w:rFonts w:hint="eastAsia"/>
                <w:sz w:val="24"/>
                <w:szCs w:val="24"/>
                <w:lang w:eastAsia="zh-CN"/>
              </w:rPr>
            </w:pPr>
            <w:r>
              <w:rPr>
                <w:sz w:val="24"/>
                <w:szCs w:val="24"/>
                <w:lang w:eastAsia="zh-CN"/>
              </w:rPr>
              <w:t>生产环境可部署、可启动、可回滚。</w:t>
            </w:r>
          </w:p>
        </w:tc>
      </w:tr>
      <w:tr w:rsidR="00FD0F63" w14:paraId="4CE0E5CB"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3BE35AC" w14:textId="77777777" w:rsidR="00FD0F63" w:rsidRDefault="00000000">
            <w:pPr>
              <w:spacing w:after="0" w:line="269" w:lineRule="auto"/>
              <w:jc w:val="both"/>
              <w:rPr>
                <w:rFonts w:hint="eastAsia"/>
                <w:sz w:val="24"/>
                <w:szCs w:val="24"/>
              </w:rPr>
            </w:pPr>
            <w:r>
              <w:rPr>
                <w:sz w:val="24"/>
                <w:szCs w:val="24"/>
              </w:rPr>
              <w:t>数据与模型类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331DA7EE" w14:textId="77777777" w:rsidR="00FD0F63" w:rsidRDefault="00000000">
            <w:pPr>
              <w:spacing w:after="0" w:line="269" w:lineRule="auto"/>
              <w:jc w:val="both"/>
              <w:rPr>
                <w:rFonts w:hint="eastAsia"/>
                <w:sz w:val="24"/>
                <w:szCs w:val="24"/>
                <w:lang w:eastAsia="zh-CN"/>
              </w:rPr>
            </w:pPr>
            <w:r>
              <w:rPr>
                <w:sz w:val="24"/>
                <w:szCs w:val="24"/>
                <w:lang w:eastAsia="zh-CN"/>
              </w:rPr>
              <w:t>知识库目录、数据字典、语义层配置、模型版本清单。</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13C021E4" w14:textId="77777777" w:rsidR="00FD0F63" w:rsidRDefault="00000000">
            <w:pPr>
              <w:spacing w:after="0" w:line="269" w:lineRule="auto"/>
              <w:jc w:val="both"/>
              <w:rPr>
                <w:rFonts w:hint="eastAsia"/>
                <w:sz w:val="24"/>
                <w:szCs w:val="24"/>
                <w:lang w:eastAsia="zh-CN"/>
              </w:rPr>
            </w:pPr>
            <w:r>
              <w:rPr>
                <w:sz w:val="24"/>
                <w:szCs w:val="24"/>
                <w:lang w:eastAsia="zh-CN"/>
              </w:rPr>
              <w:t>实现知识和模型的可追溯管理。</w:t>
            </w:r>
          </w:p>
        </w:tc>
      </w:tr>
      <w:tr w:rsidR="00FD0F63" w14:paraId="5CDC62E8"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ADC7EE6" w14:textId="77777777" w:rsidR="00FD0F63" w:rsidRDefault="00000000">
            <w:pPr>
              <w:spacing w:after="0" w:line="269" w:lineRule="auto"/>
              <w:jc w:val="both"/>
              <w:rPr>
                <w:rFonts w:hint="eastAsia"/>
                <w:sz w:val="24"/>
                <w:szCs w:val="24"/>
              </w:rPr>
            </w:pPr>
            <w:r>
              <w:rPr>
                <w:sz w:val="24"/>
                <w:szCs w:val="24"/>
              </w:rPr>
              <w:t>接口类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7FD3BD0" w14:textId="77777777" w:rsidR="00FD0F63" w:rsidRDefault="00000000">
            <w:pPr>
              <w:spacing w:after="0" w:line="269" w:lineRule="auto"/>
              <w:jc w:val="both"/>
              <w:rPr>
                <w:rFonts w:hint="eastAsia"/>
                <w:sz w:val="24"/>
                <w:szCs w:val="24"/>
                <w:lang w:eastAsia="zh-CN"/>
              </w:rPr>
            </w:pPr>
            <w:r>
              <w:rPr>
                <w:sz w:val="24"/>
                <w:szCs w:val="24"/>
                <w:lang w:eastAsia="zh-CN"/>
              </w:rPr>
              <w:t>接口文档、字段说明、调用示例、跨区策略清单、SQL对象白名单。</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8EC5096" w14:textId="77777777" w:rsidR="00FD0F63" w:rsidRDefault="00000000">
            <w:pPr>
              <w:spacing w:after="0" w:line="269" w:lineRule="auto"/>
              <w:jc w:val="both"/>
              <w:rPr>
                <w:rFonts w:hint="eastAsia"/>
                <w:sz w:val="24"/>
                <w:szCs w:val="24"/>
                <w:lang w:eastAsia="zh-CN"/>
              </w:rPr>
            </w:pPr>
            <w:r>
              <w:rPr>
                <w:sz w:val="24"/>
                <w:szCs w:val="24"/>
                <w:lang w:eastAsia="zh-CN"/>
              </w:rPr>
              <w:t>支撑既有业务系统联调和后续维护。</w:t>
            </w:r>
          </w:p>
        </w:tc>
      </w:tr>
      <w:tr w:rsidR="00FD0F63" w14:paraId="4BD06F15"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DCB4503" w14:textId="77777777" w:rsidR="00FD0F63" w:rsidRDefault="00000000">
            <w:pPr>
              <w:spacing w:after="0" w:line="269" w:lineRule="auto"/>
              <w:jc w:val="both"/>
              <w:rPr>
                <w:rFonts w:hint="eastAsia"/>
                <w:sz w:val="24"/>
                <w:szCs w:val="24"/>
              </w:rPr>
            </w:pPr>
            <w:r>
              <w:rPr>
                <w:sz w:val="24"/>
                <w:szCs w:val="24"/>
              </w:rPr>
              <w:t>测试验收类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4A2338B0" w14:textId="77777777" w:rsidR="00FD0F63" w:rsidRDefault="00000000">
            <w:pPr>
              <w:spacing w:after="0" w:line="269" w:lineRule="auto"/>
              <w:jc w:val="both"/>
              <w:rPr>
                <w:rFonts w:hint="eastAsia"/>
                <w:sz w:val="24"/>
                <w:szCs w:val="24"/>
                <w:lang w:eastAsia="zh-CN"/>
              </w:rPr>
            </w:pPr>
            <w:r>
              <w:rPr>
                <w:sz w:val="24"/>
                <w:szCs w:val="24"/>
                <w:lang w:eastAsia="zh-CN"/>
              </w:rPr>
              <w:t>测试用例、测试报告、性能报告、安全测试记录、问题整改闭环。</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42A568" w14:textId="77777777" w:rsidR="00FD0F63" w:rsidRDefault="00000000">
            <w:pPr>
              <w:spacing w:after="0" w:line="269" w:lineRule="auto"/>
              <w:jc w:val="both"/>
              <w:rPr>
                <w:rFonts w:hint="eastAsia"/>
                <w:sz w:val="24"/>
                <w:szCs w:val="24"/>
              </w:rPr>
            </w:pPr>
            <w:r>
              <w:rPr>
                <w:sz w:val="24"/>
                <w:szCs w:val="24"/>
              </w:rPr>
              <w:t>形成验收证据链。</w:t>
            </w:r>
          </w:p>
        </w:tc>
      </w:tr>
      <w:tr w:rsidR="00FD0F63" w14:paraId="26F587B9"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16424C7A" w14:textId="77777777" w:rsidR="00FD0F63" w:rsidRDefault="00000000">
            <w:pPr>
              <w:spacing w:after="0" w:line="269" w:lineRule="auto"/>
              <w:jc w:val="both"/>
              <w:rPr>
                <w:rFonts w:hint="eastAsia"/>
                <w:sz w:val="24"/>
                <w:szCs w:val="24"/>
              </w:rPr>
            </w:pPr>
            <w:r>
              <w:rPr>
                <w:sz w:val="24"/>
                <w:szCs w:val="24"/>
              </w:rPr>
              <w:t>运维类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087CA19E" w14:textId="77777777" w:rsidR="00FD0F63" w:rsidRDefault="00000000">
            <w:pPr>
              <w:spacing w:after="0" w:line="269" w:lineRule="auto"/>
              <w:jc w:val="both"/>
              <w:rPr>
                <w:rFonts w:hint="eastAsia"/>
                <w:sz w:val="24"/>
                <w:szCs w:val="24"/>
                <w:lang w:eastAsia="zh-CN"/>
              </w:rPr>
            </w:pPr>
            <w:r>
              <w:rPr>
                <w:sz w:val="24"/>
                <w:szCs w:val="24"/>
                <w:lang w:eastAsia="zh-CN"/>
              </w:rPr>
              <w:t>运维手册、故障应急预案、备份恢复手册、监控告警说明、培训材料。</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050CDD7" w14:textId="77777777" w:rsidR="00FD0F63" w:rsidRDefault="00000000">
            <w:pPr>
              <w:spacing w:after="0" w:line="269" w:lineRule="auto"/>
              <w:jc w:val="both"/>
              <w:rPr>
                <w:rFonts w:hint="eastAsia"/>
                <w:sz w:val="24"/>
                <w:szCs w:val="24"/>
                <w:lang w:eastAsia="zh-CN"/>
              </w:rPr>
            </w:pPr>
            <w:r>
              <w:rPr>
                <w:sz w:val="24"/>
                <w:szCs w:val="24"/>
                <w:lang w:eastAsia="zh-CN"/>
              </w:rPr>
              <w:t>保证系统可持续运行和知识转移。</w:t>
            </w:r>
          </w:p>
        </w:tc>
      </w:tr>
    </w:tbl>
    <w:p w14:paraId="7A061210" w14:textId="51B98409" w:rsidR="00FD0F63" w:rsidRDefault="00FD0F63" w:rsidP="00A3739C">
      <w:pPr>
        <w:pStyle w:val="a7"/>
        <w:rPr>
          <w:rFonts w:hint="eastAsia"/>
          <w:sz w:val="24"/>
          <w:szCs w:val="24"/>
          <w:lang w:eastAsia="zh-CN"/>
        </w:rPr>
      </w:pPr>
      <w:bookmarkStart w:id="88" w:name="OLE_LINK9"/>
    </w:p>
    <w:bookmarkEnd w:id="88"/>
    <w:p w14:paraId="22768395" w14:textId="77777777" w:rsidR="00FD0F63" w:rsidRDefault="00FD0F63">
      <w:pPr>
        <w:rPr>
          <w:rFonts w:hint="eastAsia"/>
          <w:lang w:eastAsia="zh-CN"/>
        </w:rPr>
        <w:sectPr w:rsidR="00FD0F63">
          <w:pgSz w:w="12240" w:h="15840"/>
          <w:pgMar w:top="1123" w:right="1181" w:bottom="1008" w:left="1267" w:header="432" w:footer="432" w:gutter="0"/>
          <w:pgNumType w:start="1"/>
          <w:cols w:space="720"/>
          <w:docGrid w:linePitch="360"/>
        </w:sectPr>
      </w:pPr>
    </w:p>
    <w:p w14:paraId="5CD66D6E" w14:textId="77777777" w:rsidR="00FD0F63" w:rsidRDefault="00000000">
      <w:pPr>
        <w:pStyle w:val="1"/>
        <w:rPr>
          <w:rFonts w:ascii="黑体" w:eastAsia="黑体" w:hAnsi="黑体" w:hint="eastAsia"/>
          <w:color w:val="1F4E79"/>
          <w:sz w:val="32"/>
          <w:lang w:eastAsia="zh-CN"/>
        </w:rPr>
      </w:pPr>
      <w:bookmarkStart w:id="89" w:name="_Toc235116299"/>
      <w:r>
        <w:rPr>
          <w:rFonts w:ascii="黑体" w:eastAsia="黑体" w:hAnsi="黑体"/>
          <w:color w:val="1F4E79"/>
          <w:sz w:val="32"/>
          <w:lang w:eastAsia="zh-CN"/>
        </w:rPr>
        <w:lastRenderedPageBreak/>
        <w:t>附录：上线前核验清单</w:t>
      </w:r>
      <w:bookmarkStart w:id="90" w:name="OLE_LINK39"/>
      <w:bookmarkEnd w:id="89"/>
    </w:p>
    <w:tbl>
      <w:tblPr>
        <w:tblStyle w:val="afe"/>
        <w:tblW w:w="10190" w:type="dxa"/>
        <w:jc w:val="center"/>
        <w:tblLayout w:type="fixed"/>
        <w:tblLook w:val="04A0" w:firstRow="1" w:lastRow="0" w:firstColumn="1" w:lastColumn="0" w:noHBand="0" w:noVBand="1"/>
      </w:tblPr>
      <w:tblGrid>
        <w:gridCol w:w="625"/>
        <w:gridCol w:w="5670"/>
        <w:gridCol w:w="1559"/>
        <w:gridCol w:w="1134"/>
        <w:gridCol w:w="1202"/>
      </w:tblGrid>
      <w:tr w:rsidR="00FD0F63" w14:paraId="0158B233" w14:textId="77777777">
        <w:trPr>
          <w:cantSplit/>
          <w:tblHeader/>
          <w:jc w:val="center"/>
        </w:trPr>
        <w:tc>
          <w:tcPr>
            <w:tcW w:w="62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3ECCA" w14:textId="77777777" w:rsidR="00FD0F63" w:rsidRDefault="00000000">
            <w:pPr>
              <w:spacing w:before="20" w:after="20" w:line="264" w:lineRule="auto"/>
              <w:jc w:val="center"/>
              <w:rPr>
                <w:rFonts w:hint="eastAsia"/>
                <w:sz w:val="24"/>
                <w:szCs w:val="24"/>
              </w:rPr>
            </w:pPr>
            <w:r>
              <w:rPr>
                <w:b/>
                <w:color w:val="FFFFFF"/>
                <w:sz w:val="24"/>
                <w:szCs w:val="24"/>
              </w:rPr>
              <w:t>序号</w:t>
            </w:r>
          </w:p>
        </w:tc>
        <w:tc>
          <w:tcPr>
            <w:tcW w:w="56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8FB515"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核验内容</w:t>
            </w:r>
          </w:p>
        </w:tc>
        <w:tc>
          <w:tcPr>
            <w:tcW w:w="155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522CD36"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是否完成（是/否）</w:t>
            </w:r>
          </w:p>
        </w:tc>
        <w:tc>
          <w:tcPr>
            <w:tcW w:w="11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273748"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核验人</w:t>
            </w:r>
          </w:p>
        </w:tc>
        <w:tc>
          <w:tcPr>
            <w:tcW w:w="120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2809482" w14:textId="77777777" w:rsidR="00FD0F63"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核验日期</w:t>
            </w:r>
          </w:p>
        </w:tc>
      </w:tr>
      <w:tr w:rsidR="00FD0F63" w14:paraId="71322F6B"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2B8EE39" w14:textId="77777777" w:rsidR="00FD0F63" w:rsidRDefault="00000000">
            <w:pPr>
              <w:spacing w:after="0" w:line="269" w:lineRule="auto"/>
              <w:jc w:val="both"/>
              <w:rPr>
                <w:rFonts w:hint="eastAsia"/>
                <w:sz w:val="24"/>
                <w:szCs w:val="24"/>
              </w:rPr>
            </w:pPr>
            <w:r>
              <w:rPr>
                <w:sz w:val="24"/>
                <w:szCs w:val="24"/>
              </w:rPr>
              <w:t>1</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B97D42E" w14:textId="77777777" w:rsidR="00FD0F63" w:rsidRDefault="00000000">
            <w:pPr>
              <w:spacing w:after="0" w:line="269" w:lineRule="auto"/>
              <w:jc w:val="both"/>
              <w:rPr>
                <w:rFonts w:hint="eastAsia"/>
                <w:sz w:val="24"/>
                <w:szCs w:val="24"/>
                <w:lang w:eastAsia="zh-CN"/>
              </w:rPr>
            </w:pPr>
            <w:r>
              <w:rPr>
                <w:rFonts w:hint="eastAsia"/>
                <w:sz w:val="24"/>
                <w:szCs w:val="24"/>
                <w:lang w:eastAsia="zh-CN"/>
              </w:rPr>
              <w:t>已确认服务器CPU实际架构（ARM或C86）、操作系统版本及BIOS/固件状态。</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1AB3B4FE" w14:textId="77777777" w:rsidR="00FD0F63"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33244D"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7404885E" w14:textId="77777777" w:rsidR="00FD0F63" w:rsidRDefault="00FD0F63">
            <w:pPr>
              <w:spacing w:after="0" w:line="269" w:lineRule="auto"/>
              <w:jc w:val="both"/>
              <w:rPr>
                <w:rFonts w:hint="eastAsia"/>
                <w:sz w:val="24"/>
                <w:szCs w:val="24"/>
              </w:rPr>
            </w:pPr>
          </w:p>
        </w:tc>
      </w:tr>
      <w:tr w:rsidR="00FD0F63" w14:paraId="4F62F434" w14:textId="77777777">
        <w:trPr>
          <w:cantSplit/>
          <w:jc w:val="center"/>
        </w:trPr>
        <w:tc>
          <w:tcPr>
            <w:tcW w:w="625"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2D5205D2" w14:textId="77777777" w:rsidR="00FD0F63" w:rsidRDefault="00000000">
            <w:pPr>
              <w:spacing w:after="0" w:line="269" w:lineRule="auto"/>
              <w:jc w:val="both"/>
              <w:rPr>
                <w:rFonts w:hint="eastAsia"/>
                <w:sz w:val="24"/>
                <w:szCs w:val="24"/>
              </w:rPr>
            </w:pPr>
            <w:r>
              <w:rPr>
                <w:sz w:val="24"/>
                <w:szCs w:val="24"/>
              </w:rPr>
              <w:t>2</w:t>
            </w:r>
          </w:p>
        </w:tc>
        <w:tc>
          <w:tcPr>
            <w:tcW w:w="5670"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3EB61D22" w14:textId="77777777" w:rsidR="00FD0F63" w:rsidRDefault="00000000">
            <w:pPr>
              <w:spacing w:after="0" w:line="269" w:lineRule="auto"/>
              <w:jc w:val="both"/>
              <w:rPr>
                <w:rFonts w:hint="eastAsia"/>
                <w:sz w:val="24"/>
                <w:szCs w:val="24"/>
                <w:lang w:eastAsia="zh-CN"/>
              </w:rPr>
            </w:pPr>
            <w:r>
              <w:rPr>
                <w:rFonts w:hint="eastAsia"/>
                <w:sz w:val="24"/>
                <w:szCs w:val="24"/>
                <w:lang w:eastAsia="zh-CN"/>
              </w:rPr>
              <w:t>已确认Atlas 300I实际型号、卡数、单卡/单芯片内存、NPU编号及兼容的软件版本。</w:t>
            </w:r>
          </w:p>
        </w:tc>
        <w:tc>
          <w:tcPr>
            <w:tcW w:w="1559"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B888501" w14:textId="77777777" w:rsidR="00FD0F63"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F636787"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5387A319" w14:textId="77777777" w:rsidR="00FD0F63" w:rsidRDefault="00FD0F63">
            <w:pPr>
              <w:spacing w:after="0" w:line="269" w:lineRule="auto"/>
              <w:jc w:val="both"/>
              <w:rPr>
                <w:rFonts w:hint="eastAsia"/>
                <w:sz w:val="24"/>
                <w:szCs w:val="24"/>
              </w:rPr>
            </w:pPr>
          </w:p>
        </w:tc>
      </w:tr>
      <w:tr w:rsidR="00FD0F63" w14:paraId="223CECEC" w14:textId="77777777">
        <w:trPr>
          <w:cantSplit/>
          <w:jc w:val="center"/>
        </w:trPr>
        <w:tc>
          <w:tcPr>
            <w:tcW w:w="625"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23F5BD7" w14:textId="77777777" w:rsidR="00FD0F63" w:rsidRDefault="00000000">
            <w:pPr>
              <w:spacing w:after="0" w:line="269" w:lineRule="auto"/>
              <w:jc w:val="both"/>
              <w:rPr>
                <w:rFonts w:hint="eastAsia"/>
                <w:sz w:val="24"/>
                <w:szCs w:val="24"/>
              </w:rPr>
            </w:pPr>
            <w:r>
              <w:rPr>
                <w:sz w:val="24"/>
                <w:szCs w:val="24"/>
              </w:rPr>
              <w:t>3</w:t>
            </w:r>
          </w:p>
        </w:tc>
        <w:tc>
          <w:tcPr>
            <w:tcW w:w="5670"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3B2FEA0"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已完成NPU驱动、固件、CANN、Ascend Docker Runtime、MindIE及模型包的版本配套验证。</w:t>
            </w:r>
          </w:p>
        </w:tc>
        <w:tc>
          <w:tcPr>
            <w:tcW w:w="1559"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34DF30D1" w14:textId="77777777" w:rsidR="00FD0F63"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160A2F5" w14:textId="77777777" w:rsidR="00FD0F63" w:rsidRDefault="00FD0F63">
            <w:pPr>
              <w:spacing w:after="0" w:line="269" w:lineRule="auto"/>
              <w:jc w:val="both"/>
              <w:rPr>
                <w:rFonts w:hint="eastAsia"/>
                <w:sz w:val="24"/>
                <w:szCs w:val="24"/>
                <w:lang w:eastAsia="zh-CN"/>
              </w:rPr>
            </w:pPr>
          </w:p>
        </w:tc>
        <w:tc>
          <w:tcPr>
            <w:tcW w:w="1202"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3587376" w14:textId="77777777" w:rsidR="00FD0F63" w:rsidRDefault="00FD0F63">
            <w:pPr>
              <w:spacing w:after="0" w:line="269" w:lineRule="auto"/>
              <w:jc w:val="both"/>
              <w:rPr>
                <w:rFonts w:hint="eastAsia"/>
                <w:sz w:val="24"/>
                <w:szCs w:val="24"/>
                <w:lang w:eastAsia="zh-CN"/>
              </w:rPr>
            </w:pPr>
          </w:p>
        </w:tc>
      </w:tr>
      <w:tr w:rsidR="00FD0F63" w14:paraId="07EE1646" w14:textId="77777777">
        <w:trPr>
          <w:cantSplit/>
          <w:jc w:val="center"/>
        </w:trPr>
        <w:tc>
          <w:tcPr>
            <w:tcW w:w="625"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659D0E2" w14:textId="77777777" w:rsidR="00FD0F63" w:rsidRDefault="00000000">
            <w:pPr>
              <w:spacing w:after="0" w:line="269" w:lineRule="auto"/>
              <w:jc w:val="both"/>
              <w:rPr>
                <w:rFonts w:hint="eastAsia"/>
                <w:sz w:val="24"/>
                <w:szCs w:val="24"/>
              </w:rPr>
            </w:pPr>
            <w:r>
              <w:rPr>
                <w:sz w:val="24"/>
                <w:szCs w:val="24"/>
              </w:rPr>
              <w:t>4</w:t>
            </w:r>
          </w:p>
        </w:tc>
        <w:tc>
          <w:tcPr>
            <w:tcW w:w="5670"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0EAF3BF5"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已完成SSD/SAS磁盘逻辑卷、RAID或软件镜像、目录权限和备份策略配置。</w:t>
            </w:r>
          </w:p>
        </w:tc>
        <w:tc>
          <w:tcPr>
            <w:tcW w:w="1559"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739BCEE9" w14:textId="77777777" w:rsidR="00FD0F63"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3B5DC797" w14:textId="77777777" w:rsidR="00FD0F63" w:rsidRDefault="00FD0F63">
            <w:pPr>
              <w:spacing w:after="0" w:line="269" w:lineRule="auto"/>
              <w:jc w:val="both"/>
              <w:rPr>
                <w:rFonts w:hint="eastAsia"/>
                <w:sz w:val="24"/>
                <w:szCs w:val="24"/>
              </w:rPr>
            </w:pPr>
          </w:p>
        </w:tc>
        <w:tc>
          <w:tcPr>
            <w:tcW w:w="1202"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7BECAF1" w14:textId="77777777" w:rsidR="00FD0F63" w:rsidRDefault="00FD0F63">
            <w:pPr>
              <w:spacing w:after="0" w:line="269" w:lineRule="auto"/>
              <w:jc w:val="both"/>
              <w:rPr>
                <w:rFonts w:hint="eastAsia"/>
                <w:sz w:val="24"/>
                <w:szCs w:val="24"/>
              </w:rPr>
            </w:pPr>
          </w:p>
        </w:tc>
      </w:tr>
      <w:tr w:rsidR="00FD0F63" w14:paraId="4E4405A6"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B2AC005" w14:textId="77777777" w:rsidR="00FD0F63" w:rsidRDefault="00000000">
            <w:pPr>
              <w:spacing w:after="0" w:line="269" w:lineRule="auto"/>
              <w:jc w:val="both"/>
              <w:rPr>
                <w:rFonts w:hint="eastAsia"/>
                <w:sz w:val="24"/>
                <w:szCs w:val="24"/>
                <w:lang w:eastAsia="zh-CN"/>
              </w:rPr>
            </w:pPr>
            <w:r>
              <w:rPr>
                <w:rFonts w:hint="eastAsia"/>
                <w:sz w:val="24"/>
                <w:szCs w:val="24"/>
                <w:lang w:eastAsia="zh-CN"/>
              </w:rPr>
              <w:t>5</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2156EEF"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已完成通州政务外网区与六里桥互联网区的路由、ACL、IP/端口白名单、TLS证书和只读账号配置。</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B4DAEF9" w14:textId="77777777" w:rsidR="00FD0F63"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E3E72BA"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3CC43578" w14:textId="77777777" w:rsidR="00FD0F63" w:rsidRDefault="00FD0F63">
            <w:pPr>
              <w:spacing w:after="0" w:line="269" w:lineRule="auto"/>
              <w:jc w:val="both"/>
              <w:rPr>
                <w:rFonts w:hint="eastAsia"/>
                <w:sz w:val="24"/>
                <w:szCs w:val="24"/>
              </w:rPr>
            </w:pPr>
          </w:p>
        </w:tc>
      </w:tr>
      <w:tr w:rsidR="00FD0F63" w14:paraId="2CE43767"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0C36467E" w14:textId="77777777" w:rsidR="00FD0F63" w:rsidRDefault="00000000">
            <w:pPr>
              <w:spacing w:after="0" w:line="269" w:lineRule="auto"/>
              <w:jc w:val="both"/>
              <w:rPr>
                <w:rFonts w:hint="eastAsia"/>
                <w:sz w:val="24"/>
                <w:szCs w:val="24"/>
                <w:lang w:eastAsia="zh-CN"/>
              </w:rPr>
            </w:pPr>
            <w:r>
              <w:rPr>
                <w:rFonts w:hint="eastAsia"/>
                <w:sz w:val="24"/>
                <w:szCs w:val="24"/>
                <w:lang w:eastAsia="zh-CN"/>
              </w:rPr>
              <w:t>6</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193AF6BD"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已完成数据库视图/存储过程的字段、指标口径、访问范围和SQL安全规则确认。</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06187586" w14:textId="77777777" w:rsidR="00FD0F63"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73614661"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75D5F9FC" w14:textId="77777777" w:rsidR="00FD0F63" w:rsidRDefault="00FD0F63">
            <w:pPr>
              <w:spacing w:after="0" w:line="269" w:lineRule="auto"/>
              <w:jc w:val="both"/>
              <w:rPr>
                <w:rFonts w:hint="eastAsia"/>
                <w:sz w:val="24"/>
                <w:szCs w:val="24"/>
              </w:rPr>
            </w:pPr>
          </w:p>
        </w:tc>
      </w:tr>
      <w:tr w:rsidR="00FD0F63" w14:paraId="3469E8DB"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18EF12DE" w14:textId="77777777" w:rsidR="00FD0F63" w:rsidRDefault="00000000">
            <w:pPr>
              <w:spacing w:after="0" w:line="269" w:lineRule="auto"/>
              <w:jc w:val="both"/>
              <w:rPr>
                <w:rFonts w:hint="eastAsia"/>
                <w:sz w:val="24"/>
                <w:szCs w:val="24"/>
                <w:lang w:eastAsia="zh-CN"/>
              </w:rPr>
            </w:pPr>
            <w:r>
              <w:rPr>
                <w:rFonts w:hint="eastAsia"/>
                <w:sz w:val="24"/>
                <w:szCs w:val="24"/>
                <w:lang w:eastAsia="zh-CN"/>
              </w:rPr>
              <w:t>7</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26B3807A"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已完成知识资料来源、授权、有效期、密级和入库优先级确认。</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F549A24" w14:textId="77777777" w:rsidR="00FD0F63"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AA3E67"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4D28E1C4" w14:textId="77777777" w:rsidR="00FD0F63" w:rsidRDefault="00FD0F63">
            <w:pPr>
              <w:spacing w:after="0" w:line="269" w:lineRule="auto"/>
              <w:jc w:val="both"/>
              <w:rPr>
                <w:rFonts w:hint="eastAsia"/>
                <w:sz w:val="24"/>
                <w:szCs w:val="24"/>
              </w:rPr>
            </w:pPr>
          </w:p>
        </w:tc>
      </w:tr>
      <w:tr w:rsidR="00FD0F63" w14:paraId="5FF60AFA"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18F9DE12" w14:textId="77777777" w:rsidR="00FD0F63" w:rsidRDefault="00000000">
            <w:pPr>
              <w:spacing w:after="0" w:line="269" w:lineRule="auto"/>
              <w:jc w:val="both"/>
              <w:rPr>
                <w:rFonts w:hint="eastAsia"/>
                <w:sz w:val="24"/>
                <w:szCs w:val="24"/>
                <w:lang w:eastAsia="zh-CN"/>
              </w:rPr>
            </w:pPr>
            <w:r>
              <w:rPr>
                <w:rFonts w:hint="eastAsia"/>
                <w:sz w:val="24"/>
                <w:szCs w:val="24"/>
                <w:lang w:eastAsia="zh-CN"/>
              </w:rPr>
              <w:t>8</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44C90725"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已完成模型、提示词、报告模板、数据字典、知识库索引和应用配置的版本台账建立。</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6F23EF87" w14:textId="77777777" w:rsidR="00FD0F63"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50A90D1F"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00693A81" w14:textId="77777777" w:rsidR="00FD0F63" w:rsidRDefault="00FD0F63">
            <w:pPr>
              <w:spacing w:after="0" w:line="269" w:lineRule="auto"/>
              <w:jc w:val="both"/>
              <w:rPr>
                <w:rFonts w:hint="eastAsia"/>
                <w:sz w:val="24"/>
                <w:szCs w:val="24"/>
              </w:rPr>
            </w:pPr>
          </w:p>
        </w:tc>
      </w:tr>
      <w:tr w:rsidR="00FD0F63" w14:paraId="74A35357"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5B87E422" w14:textId="77777777" w:rsidR="00FD0F63" w:rsidRDefault="00000000">
            <w:pPr>
              <w:spacing w:after="0" w:line="269" w:lineRule="auto"/>
              <w:jc w:val="both"/>
              <w:rPr>
                <w:rFonts w:hint="eastAsia"/>
                <w:sz w:val="24"/>
                <w:szCs w:val="24"/>
                <w:lang w:eastAsia="zh-CN"/>
              </w:rPr>
            </w:pPr>
            <w:r>
              <w:rPr>
                <w:rFonts w:hint="eastAsia"/>
                <w:sz w:val="24"/>
                <w:szCs w:val="24"/>
                <w:lang w:eastAsia="zh-CN"/>
              </w:rPr>
              <w:t>9</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0747DEEC" w14:textId="77777777" w:rsidR="00FD0F63" w:rsidRDefault="00000000">
            <w:pPr>
              <w:spacing w:after="0" w:line="269" w:lineRule="auto"/>
              <w:jc w:val="both"/>
              <w:rPr>
                <w:rFonts w:hint="eastAsia"/>
                <w:sz w:val="24"/>
                <w:szCs w:val="24"/>
                <w:lang w:eastAsia="zh-CN"/>
              </w:rPr>
            </w:pPr>
            <w:r>
              <w:rPr>
                <w:rFonts w:hint="eastAsia"/>
                <w:sz w:val="24"/>
                <w:szCs w:val="24"/>
                <w:lang w:eastAsia="zh-CN"/>
              </w:rPr>
              <w:t>已完成监控告警、日志审计、备份恢复和应急演练验证。</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6B3FACCB" w14:textId="77777777" w:rsidR="00FD0F63"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04D4D645" w14:textId="77777777" w:rsidR="00FD0F63" w:rsidRDefault="00FD0F63">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742CC58B" w14:textId="77777777" w:rsidR="00FD0F63" w:rsidRDefault="00FD0F63">
            <w:pPr>
              <w:spacing w:after="0" w:line="269" w:lineRule="auto"/>
              <w:jc w:val="both"/>
              <w:rPr>
                <w:rFonts w:hint="eastAsia"/>
                <w:sz w:val="24"/>
                <w:szCs w:val="24"/>
              </w:rPr>
            </w:pPr>
          </w:p>
        </w:tc>
      </w:tr>
      <w:bookmarkEnd w:id="90"/>
    </w:tbl>
    <w:p w14:paraId="4854E64D" w14:textId="77777777" w:rsidR="00FD0F63" w:rsidRDefault="00FD0F63" w:rsidP="00F40F9A">
      <w:pPr>
        <w:spacing w:after="60" w:line="307" w:lineRule="auto"/>
        <w:jc w:val="both"/>
        <w:rPr>
          <w:rFonts w:hint="eastAsia"/>
          <w:lang w:eastAsia="zh-CN"/>
        </w:rPr>
      </w:pPr>
    </w:p>
    <w:sectPr w:rsidR="00FD0F63">
      <w:pgSz w:w="12240" w:h="15840"/>
      <w:pgMar w:top="1123" w:right="1181" w:bottom="1008" w:left="126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7DAE1" w14:textId="77777777" w:rsidR="006E47EB" w:rsidRDefault="006E47EB">
      <w:pPr>
        <w:spacing w:line="240" w:lineRule="auto"/>
        <w:rPr>
          <w:rFonts w:hint="eastAsia"/>
        </w:rPr>
      </w:pPr>
      <w:r>
        <w:separator/>
      </w:r>
    </w:p>
  </w:endnote>
  <w:endnote w:type="continuationSeparator" w:id="0">
    <w:p w14:paraId="2695BD70" w14:textId="77777777" w:rsidR="006E47EB" w:rsidRDefault="006E47E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18BD" w14:textId="77777777" w:rsidR="00FD0F63" w:rsidRDefault="00000000">
    <w:pPr>
      <w:pStyle w:val="af1"/>
      <w:jc w:val="center"/>
      <w:rPr>
        <w:rFonts w:hint="eastAsia"/>
      </w:rPr>
    </w:pPr>
    <w:r>
      <w:rPr>
        <w:color w:val="5A5A5A"/>
        <w:sz w:val="17"/>
      </w:rPr>
      <w:t xml:space="preserve">第 </w:t>
    </w:r>
    <w:r>
      <w:rPr>
        <w:color w:val="5A5A5A"/>
        <w:sz w:val="17"/>
      </w:rPr>
      <w:fldChar w:fldCharType="begin"/>
    </w:r>
    <w:r>
      <w:rPr>
        <w:color w:val="5A5A5A"/>
        <w:sz w:val="17"/>
      </w:rPr>
      <w:instrText>PAGE</w:instrText>
    </w:r>
    <w:r>
      <w:rPr>
        <w:color w:val="5A5A5A"/>
        <w:sz w:val="17"/>
      </w:rPr>
      <w:fldChar w:fldCharType="separate"/>
    </w:r>
    <w:r>
      <w:rPr>
        <w:rFonts w:hint="eastAsia"/>
        <w:color w:val="5A5A5A"/>
        <w:sz w:val="17"/>
      </w:rPr>
      <w:t>1</w:t>
    </w:r>
    <w:r>
      <w:rPr>
        <w:color w:val="5A5A5A"/>
        <w:sz w:val="17"/>
      </w:rPr>
      <w:fldChar w:fldCharType="end"/>
    </w:r>
    <w:r>
      <w:rPr>
        <w:color w:val="5A5A5A"/>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A0715" w14:textId="77777777" w:rsidR="006E47EB" w:rsidRDefault="006E47EB">
      <w:pPr>
        <w:spacing w:after="0"/>
        <w:rPr>
          <w:rFonts w:hint="eastAsia"/>
        </w:rPr>
      </w:pPr>
      <w:r>
        <w:separator/>
      </w:r>
    </w:p>
  </w:footnote>
  <w:footnote w:type="continuationSeparator" w:id="0">
    <w:p w14:paraId="4B1B1280" w14:textId="77777777" w:rsidR="006E47EB" w:rsidRDefault="006E47EB">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B8D5" w14:textId="77777777" w:rsidR="00FD0F63" w:rsidRDefault="00000000">
    <w:pPr>
      <w:pStyle w:val="af3"/>
      <w:jc w:val="center"/>
      <w:rPr>
        <w:rFonts w:hint="eastAsia"/>
        <w:lang w:eastAsia="zh-CN"/>
      </w:rPr>
    </w:pPr>
    <w:r>
      <w:rPr>
        <w:color w:val="696969"/>
        <w:sz w:val="16"/>
        <w:lang w:eastAsia="zh-CN"/>
      </w:rPr>
      <w:t xml:space="preserve">北京市地面沉降监测系统运行（2026年）— </w:t>
    </w:r>
    <w:r>
      <w:rPr>
        <w:rFonts w:hint="eastAsia"/>
        <w:color w:val="696969"/>
        <w:sz w:val="16"/>
        <w:lang w:eastAsia="zh-CN"/>
      </w:rPr>
      <w:t>基于</w:t>
    </w:r>
    <w:r>
      <w:rPr>
        <w:color w:val="696969"/>
        <w:sz w:val="16"/>
        <w:lang w:eastAsia="zh-CN"/>
      </w:rPr>
      <w:t>AI大模型</w:t>
    </w:r>
    <w:r>
      <w:rPr>
        <w:rFonts w:hint="eastAsia"/>
        <w:color w:val="696969"/>
        <w:sz w:val="16"/>
        <w:lang w:eastAsia="zh-CN"/>
      </w:rPr>
      <w:t>的地面沉降数据</w:t>
    </w:r>
    <w:r>
      <w:rPr>
        <w:color w:val="696969"/>
        <w:sz w:val="16"/>
        <w:lang w:eastAsia="zh-CN"/>
      </w:rPr>
      <w:t>智能分析与运维能力提升项目实施方案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E1629B"/>
    <w:multiLevelType w:val="multilevel"/>
    <w:tmpl w:val="00E1629B"/>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5521E1D"/>
    <w:multiLevelType w:val="multilevel"/>
    <w:tmpl w:val="15521E1D"/>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1D73758F"/>
    <w:multiLevelType w:val="multilevel"/>
    <w:tmpl w:val="1D73758F"/>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327C6A3F"/>
    <w:multiLevelType w:val="multilevel"/>
    <w:tmpl w:val="327C6A3F"/>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38694298"/>
    <w:multiLevelType w:val="multilevel"/>
    <w:tmpl w:val="3869429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3968152D"/>
    <w:multiLevelType w:val="multilevel"/>
    <w:tmpl w:val="3968152D"/>
    <w:lvl w:ilvl="0">
      <w:start w:val="1"/>
      <w:numFmt w:val="decimal"/>
      <w:suff w:val="space"/>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suff w:val="space"/>
      <w:lvlText w:val="%1.%2.%3.%4."/>
      <w:lvlJc w:val="left"/>
      <w:pPr>
        <w:ind w:left="425" w:hanging="425"/>
      </w:pPr>
      <w:rPr>
        <w:rFonts w:hint="eastAsia"/>
      </w:rPr>
    </w:lvl>
    <w:lvl w:ilvl="4">
      <w:start w:val="1"/>
      <w:numFmt w:val="decimal"/>
      <w:suff w:val="space"/>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2" w15:restartNumberingAfterBreak="0">
    <w:nsid w:val="46A979BC"/>
    <w:multiLevelType w:val="multilevel"/>
    <w:tmpl w:val="46A979BC"/>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47F545EE"/>
    <w:multiLevelType w:val="multilevel"/>
    <w:tmpl w:val="47F545EE"/>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480E7EC4"/>
    <w:multiLevelType w:val="multilevel"/>
    <w:tmpl w:val="480E7EC4"/>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5" w15:restartNumberingAfterBreak="0">
    <w:nsid w:val="591B2952"/>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69343A5A"/>
    <w:multiLevelType w:val="multilevel"/>
    <w:tmpl w:val="69343A5A"/>
    <w:lvl w:ilvl="0">
      <w:start w:val="1"/>
      <w:numFmt w:val="decimal"/>
      <w:lvlText w:val="（%1）"/>
      <w:lvlJc w:val="left"/>
      <w:pPr>
        <w:ind w:left="1202" w:hanging="720"/>
      </w:pPr>
      <w:rPr>
        <w:rFonts w:hint="default"/>
        <w:b/>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7" w15:restartNumberingAfterBreak="0">
    <w:nsid w:val="6B8A637C"/>
    <w:multiLevelType w:val="multilevel"/>
    <w:tmpl w:val="6B8A637C"/>
    <w:lvl w:ilvl="0">
      <w:start w:val="1"/>
      <w:numFmt w:val="bullet"/>
      <w:suff w:val="space"/>
      <w:lvlText w:val=""/>
      <w:lvlJc w:val="left"/>
      <w:pPr>
        <w:ind w:left="880" w:hanging="440"/>
      </w:pPr>
      <w:rPr>
        <w:rFonts w:ascii="Symbol" w:hAnsi="Symbol"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8" w15:restartNumberingAfterBreak="0">
    <w:nsid w:val="6DA10142"/>
    <w:multiLevelType w:val="multilevel"/>
    <w:tmpl w:val="6DA10142"/>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9" w15:restartNumberingAfterBreak="0">
    <w:nsid w:val="780A716F"/>
    <w:multiLevelType w:val="multilevel"/>
    <w:tmpl w:val="780A716F"/>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0" w15:restartNumberingAfterBreak="0">
    <w:nsid w:val="78F17FF5"/>
    <w:multiLevelType w:val="multilevel"/>
    <w:tmpl w:val="78F17FF5"/>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396709220">
    <w:abstractNumId w:val="1"/>
  </w:num>
  <w:num w:numId="2" w16cid:durableId="2076465280">
    <w:abstractNumId w:val="4"/>
  </w:num>
  <w:num w:numId="3" w16cid:durableId="1625232735">
    <w:abstractNumId w:val="5"/>
  </w:num>
  <w:num w:numId="4" w16cid:durableId="590743492">
    <w:abstractNumId w:val="2"/>
  </w:num>
  <w:num w:numId="5" w16cid:durableId="1643847656">
    <w:abstractNumId w:val="0"/>
  </w:num>
  <w:num w:numId="6" w16cid:durableId="1134063690">
    <w:abstractNumId w:val="3"/>
  </w:num>
  <w:num w:numId="7" w16cid:durableId="1466117752">
    <w:abstractNumId w:val="11"/>
  </w:num>
  <w:num w:numId="8" w16cid:durableId="18288344">
    <w:abstractNumId w:val="14"/>
  </w:num>
  <w:num w:numId="9" w16cid:durableId="1914775560">
    <w:abstractNumId w:val="17"/>
  </w:num>
  <w:num w:numId="10" w16cid:durableId="1223635512">
    <w:abstractNumId w:val="19"/>
  </w:num>
  <w:num w:numId="11" w16cid:durableId="6716969">
    <w:abstractNumId w:val="13"/>
  </w:num>
  <w:num w:numId="12" w16cid:durableId="1565602017">
    <w:abstractNumId w:val="8"/>
  </w:num>
  <w:num w:numId="13" w16cid:durableId="511920931">
    <w:abstractNumId w:val="18"/>
  </w:num>
  <w:num w:numId="14" w16cid:durableId="1818373767">
    <w:abstractNumId w:val="6"/>
  </w:num>
  <w:num w:numId="15" w16cid:durableId="933972657">
    <w:abstractNumId w:val="15"/>
  </w:num>
  <w:num w:numId="16" w16cid:durableId="1872917010">
    <w:abstractNumId w:val="9"/>
  </w:num>
  <w:num w:numId="17" w16cid:durableId="897127402">
    <w:abstractNumId w:val="7"/>
  </w:num>
  <w:num w:numId="18" w16cid:durableId="96103080">
    <w:abstractNumId w:val="10"/>
  </w:num>
  <w:num w:numId="19" w16cid:durableId="1504396634">
    <w:abstractNumId w:val="16"/>
  </w:num>
  <w:num w:numId="20" w16cid:durableId="1677809834">
    <w:abstractNumId w:val="20"/>
  </w:num>
  <w:num w:numId="21" w16cid:durableId="1313563958">
    <w:abstractNumId w:val="12"/>
  </w:num>
  <w:num w:numId="22" w16cid:durableId="817302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8D"/>
    <w:rsid w:val="00001F12"/>
    <w:rsid w:val="00002734"/>
    <w:rsid w:val="000150C2"/>
    <w:rsid w:val="000155B2"/>
    <w:rsid w:val="000165FD"/>
    <w:rsid w:val="00020AC6"/>
    <w:rsid w:val="000232EC"/>
    <w:rsid w:val="00023EDA"/>
    <w:rsid w:val="00026D1E"/>
    <w:rsid w:val="000336C1"/>
    <w:rsid w:val="00034616"/>
    <w:rsid w:val="00034B07"/>
    <w:rsid w:val="000351F1"/>
    <w:rsid w:val="00041DA6"/>
    <w:rsid w:val="00044204"/>
    <w:rsid w:val="0005540A"/>
    <w:rsid w:val="00060603"/>
    <w:rsid w:val="0006063C"/>
    <w:rsid w:val="00064165"/>
    <w:rsid w:val="00067C8A"/>
    <w:rsid w:val="00076E49"/>
    <w:rsid w:val="00082B9A"/>
    <w:rsid w:val="00087E07"/>
    <w:rsid w:val="000A48DB"/>
    <w:rsid w:val="000B278F"/>
    <w:rsid w:val="000B5314"/>
    <w:rsid w:val="000C10B1"/>
    <w:rsid w:val="000C2DDF"/>
    <w:rsid w:val="000C3FFA"/>
    <w:rsid w:val="000C474D"/>
    <w:rsid w:val="000C7252"/>
    <w:rsid w:val="000D220B"/>
    <w:rsid w:val="000D58E6"/>
    <w:rsid w:val="000D5CFD"/>
    <w:rsid w:val="000D6A27"/>
    <w:rsid w:val="000D6D61"/>
    <w:rsid w:val="000D72FD"/>
    <w:rsid w:val="000E3CA3"/>
    <w:rsid w:val="000E5417"/>
    <w:rsid w:val="000F1BCD"/>
    <w:rsid w:val="000F38C8"/>
    <w:rsid w:val="000F7433"/>
    <w:rsid w:val="001002FB"/>
    <w:rsid w:val="001011A6"/>
    <w:rsid w:val="00103B78"/>
    <w:rsid w:val="00106CD1"/>
    <w:rsid w:val="001102A3"/>
    <w:rsid w:val="0011165B"/>
    <w:rsid w:val="00114165"/>
    <w:rsid w:val="00115DF6"/>
    <w:rsid w:val="001165C0"/>
    <w:rsid w:val="00116ECA"/>
    <w:rsid w:val="00125FC0"/>
    <w:rsid w:val="00126F08"/>
    <w:rsid w:val="00131384"/>
    <w:rsid w:val="0013190C"/>
    <w:rsid w:val="001354FA"/>
    <w:rsid w:val="001358D2"/>
    <w:rsid w:val="00136408"/>
    <w:rsid w:val="00141483"/>
    <w:rsid w:val="00143541"/>
    <w:rsid w:val="0015074B"/>
    <w:rsid w:val="00150D3E"/>
    <w:rsid w:val="001513D0"/>
    <w:rsid w:val="00155794"/>
    <w:rsid w:val="001578B2"/>
    <w:rsid w:val="00157E15"/>
    <w:rsid w:val="00162768"/>
    <w:rsid w:val="00164E33"/>
    <w:rsid w:val="00165FB2"/>
    <w:rsid w:val="001673CB"/>
    <w:rsid w:val="00174710"/>
    <w:rsid w:val="001762BE"/>
    <w:rsid w:val="00180783"/>
    <w:rsid w:val="0018360E"/>
    <w:rsid w:val="00184A69"/>
    <w:rsid w:val="0018710D"/>
    <w:rsid w:val="001879F5"/>
    <w:rsid w:val="00191F09"/>
    <w:rsid w:val="00192BBB"/>
    <w:rsid w:val="001A4D3A"/>
    <w:rsid w:val="001B13C2"/>
    <w:rsid w:val="001B1E23"/>
    <w:rsid w:val="001B4206"/>
    <w:rsid w:val="001B425D"/>
    <w:rsid w:val="001B4F57"/>
    <w:rsid w:val="001B7236"/>
    <w:rsid w:val="001C1C58"/>
    <w:rsid w:val="001C55A4"/>
    <w:rsid w:val="001C6944"/>
    <w:rsid w:val="001D42C0"/>
    <w:rsid w:val="001D7832"/>
    <w:rsid w:val="001E4D0A"/>
    <w:rsid w:val="001E5A67"/>
    <w:rsid w:val="001E759F"/>
    <w:rsid w:val="001F1F67"/>
    <w:rsid w:val="001F3015"/>
    <w:rsid w:val="001F39CC"/>
    <w:rsid w:val="001F4208"/>
    <w:rsid w:val="001F71D3"/>
    <w:rsid w:val="00200F9C"/>
    <w:rsid w:val="002011EB"/>
    <w:rsid w:val="00201321"/>
    <w:rsid w:val="00202050"/>
    <w:rsid w:val="002063B7"/>
    <w:rsid w:val="002073E7"/>
    <w:rsid w:val="00207897"/>
    <w:rsid w:val="00210737"/>
    <w:rsid w:val="00214529"/>
    <w:rsid w:val="00215962"/>
    <w:rsid w:val="00216D99"/>
    <w:rsid w:val="00220CD0"/>
    <w:rsid w:val="00221284"/>
    <w:rsid w:val="002230DA"/>
    <w:rsid w:val="002243B8"/>
    <w:rsid w:val="00225814"/>
    <w:rsid w:val="0023051E"/>
    <w:rsid w:val="00242609"/>
    <w:rsid w:val="0024299B"/>
    <w:rsid w:val="00243284"/>
    <w:rsid w:val="00244652"/>
    <w:rsid w:val="00253B93"/>
    <w:rsid w:val="00254E3A"/>
    <w:rsid w:val="0025531B"/>
    <w:rsid w:val="00260A49"/>
    <w:rsid w:val="002633FF"/>
    <w:rsid w:val="0026446E"/>
    <w:rsid w:val="00264AC1"/>
    <w:rsid w:val="0026538F"/>
    <w:rsid w:val="00267D83"/>
    <w:rsid w:val="00271426"/>
    <w:rsid w:val="002726D0"/>
    <w:rsid w:val="002803F0"/>
    <w:rsid w:val="00284DE6"/>
    <w:rsid w:val="00292B27"/>
    <w:rsid w:val="0029639D"/>
    <w:rsid w:val="002A0AAA"/>
    <w:rsid w:val="002A2C33"/>
    <w:rsid w:val="002A6D82"/>
    <w:rsid w:val="002B099E"/>
    <w:rsid w:val="002B1FAB"/>
    <w:rsid w:val="002B5B67"/>
    <w:rsid w:val="002B7D4A"/>
    <w:rsid w:val="002C6DAE"/>
    <w:rsid w:val="002D3988"/>
    <w:rsid w:val="002D5FC5"/>
    <w:rsid w:val="002D6358"/>
    <w:rsid w:val="002E6C42"/>
    <w:rsid w:val="002E74AE"/>
    <w:rsid w:val="002E77B2"/>
    <w:rsid w:val="002F5A81"/>
    <w:rsid w:val="0030123D"/>
    <w:rsid w:val="0030425E"/>
    <w:rsid w:val="00304B88"/>
    <w:rsid w:val="00305AFE"/>
    <w:rsid w:val="00306305"/>
    <w:rsid w:val="00312141"/>
    <w:rsid w:val="003211DB"/>
    <w:rsid w:val="00321AF4"/>
    <w:rsid w:val="00326F90"/>
    <w:rsid w:val="00327574"/>
    <w:rsid w:val="00327668"/>
    <w:rsid w:val="00334467"/>
    <w:rsid w:val="00340B9B"/>
    <w:rsid w:val="00340E1C"/>
    <w:rsid w:val="003424E5"/>
    <w:rsid w:val="00344763"/>
    <w:rsid w:val="0034777A"/>
    <w:rsid w:val="00351376"/>
    <w:rsid w:val="003525A0"/>
    <w:rsid w:val="00352F36"/>
    <w:rsid w:val="00361B76"/>
    <w:rsid w:val="00364354"/>
    <w:rsid w:val="00367581"/>
    <w:rsid w:val="00374E5B"/>
    <w:rsid w:val="003807C2"/>
    <w:rsid w:val="00385AA9"/>
    <w:rsid w:val="0039261E"/>
    <w:rsid w:val="00392EAC"/>
    <w:rsid w:val="003930AC"/>
    <w:rsid w:val="003A1FF7"/>
    <w:rsid w:val="003A674D"/>
    <w:rsid w:val="003B6870"/>
    <w:rsid w:val="003C16D7"/>
    <w:rsid w:val="003C3374"/>
    <w:rsid w:val="003C7888"/>
    <w:rsid w:val="003D0EDE"/>
    <w:rsid w:val="003D516F"/>
    <w:rsid w:val="003D5814"/>
    <w:rsid w:val="003E1486"/>
    <w:rsid w:val="003E1FA0"/>
    <w:rsid w:val="003E3642"/>
    <w:rsid w:val="003E69A6"/>
    <w:rsid w:val="003F0EC3"/>
    <w:rsid w:val="003F75D6"/>
    <w:rsid w:val="004008CD"/>
    <w:rsid w:val="004058E0"/>
    <w:rsid w:val="00410F15"/>
    <w:rsid w:val="00411986"/>
    <w:rsid w:val="00411D44"/>
    <w:rsid w:val="00415D31"/>
    <w:rsid w:val="00416363"/>
    <w:rsid w:val="00417049"/>
    <w:rsid w:val="00417135"/>
    <w:rsid w:val="0041722B"/>
    <w:rsid w:val="0042072F"/>
    <w:rsid w:val="00422C7E"/>
    <w:rsid w:val="004239D7"/>
    <w:rsid w:val="00426399"/>
    <w:rsid w:val="00436F5E"/>
    <w:rsid w:val="00440C12"/>
    <w:rsid w:val="00443FB2"/>
    <w:rsid w:val="00445D79"/>
    <w:rsid w:val="004517A1"/>
    <w:rsid w:val="004601BF"/>
    <w:rsid w:val="00461BD5"/>
    <w:rsid w:val="004632FF"/>
    <w:rsid w:val="00464645"/>
    <w:rsid w:val="004656CF"/>
    <w:rsid w:val="0046778A"/>
    <w:rsid w:val="00470400"/>
    <w:rsid w:val="004712EF"/>
    <w:rsid w:val="00476AE0"/>
    <w:rsid w:val="004772B9"/>
    <w:rsid w:val="00490570"/>
    <w:rsid w:val="004915BD"/>
    <w:rsid w:val="00495A3C"/>
    <w:rsid w:val="004966E8"/>
    <w:rsid w:val="00497F6C"/>
    <w:rsid w:val="004A1D82"/>
    <w:rsid w:val="004A461E"/>
    <w:rsid w:val="004A4769"/>
    <w:rsid w:val="004A4CDA"/>
    <w:rsid w:val="004B124A"/>
    <w:rsid w:val="004B42CD"/>
    <w:rsid w:val="004B42DD"/>
    <w:rsid w:val="004B6D43"/>
    <w:rsid w:val="004B7CD8"/>
    <w:rsid w:val="004C298C"/>
    <w:rsid w:val="004D2A4A"/>
    <w:rsid w:val="004D2D91"/>
    <w:rsid w:val="004E1933"/>
    <w:rsid w:val="004E2760"/>
    <w:rsid w:val="004E2BC2"/>
    <w:rsid w:val="004E493F"/>
    <w:rsid w:val="004E66C1"/>
    <w:rsid w:val="004F2CFD"/>
    <w:rsid w:val="004F53C9"/>
    <w:rsid w:val="004F799D"/>
    <w:rsid w:val="004F7E84"/>
    <w:rsid w:val="0050205D"/>
    <w:rsid w:val="005042FC"/>
    <w:rsid w:val="005057F1"/>
    <w:rsid w:val="00506CE5"/>
    <w:rsid w:val="00507CC9"/>
    <w:rsid w:val="00521CB4"/>
    <w:rsid w:val="00526B8C"/>
    <w:rsid w:val="00527815"/>
    <w:rsid w:val="00527E4E"/>
    <w:rsid w:val="0053100D"/>
    <w:rsid w:val="00531F6D"/>
    <w:rsid w:val="005321B7"/>
    <w:rsid w:val="0053488B"/>
    <w:rsid w:val="0053714C"/>
    <w:rsid w:val="0054422B"/>
    <w:rsid w:val="00550F6E"/>
    <w:rsid w:val="00550FFE"/>
    <w:rsid w:val="00551A8B"/>
    <w:rsid w:val="005623A1"/>
    <w:rsid w:val="00565303"/>
    <w:rsid w:val="00565947"/>
    <w:rsid w:val="00570340"/>
    <w:rsid w:val="005739C6"/>
    <w:rsid w:val="0057713F"/>
    <w:rsid w:val="0058003E"/>
    <w:rsid w:val="0058041E"/>
    <w:rsid w:val="00582776"/>
    <w:rsid w:val="00595408"/>
    <w:rsid w:val="005979D1"/>
    <w:rsid w:val="00597AB0"/>
    <w:rsid w:val="005A2082"/>
    <w:rsid w:val="005A25A0"/>
    <w:rsid w:val="005B2BA3"/>
    <w:rsid w:val="005B3F87"/>
    <w:rsid w:val="005C1209"/>
    <w:rsid w:val="005C17DF"/>
    <w:rsid w:val="005C1D4A"/>
    <w:rsid w:val="005C229B"/>
    <w:rsid w:val="005C2DF9"/>
    <w:rsid w:val="005C33EA"/>
    <w:rsid w:val="005D15A0"/>
    <w:rsid w:val="005D2199"/>
    <w:rsid w:val="005D3943"/>
    <w:rsid w:val="005D561A"/>
    <w:rsid w:val="005D581F"/>
    <w:rsid w:val="005D626E"/>
    <w:rsid w:val="005E0EDE"/>
    <w:rsid w:val="005E38FC"/>
    <w:rsid w:val="005E40CD"/>
    <w:rsid w:val="005E6558"/>
    <w:rsid w:val="005E740E"/>
    <w:rsid w:val="005F1BE1"/>
    <w:rsid w:val="005F3364"/>
    <w:rsid w:val="005F519E"/>
    <w:rsid w:val="005F648D"/>
    <w:rsid w:val="00611490"/>
    <w:rsid w:val="00611725"/>
    <w:rsid w:val="00616F0B"/>
    <w:rsid w:val="0062288C"/>
    <w:rsid w:val="00630EB3"/>
    <w:rsid w:val="00631F28"/>
    <w:rsid w:val="00632682"/>
    <w:rsid w:val="0063362E"/>
    <w:rsid w:val="006359F0"/>
    <w:rsid w:val="00641167"/>
    <w:rsid w:val="006435B0"/>
    <w:rsid w:val="00646BC0"/>
    <w:rsid w:val="00652F7A"/>
    <w:rsid w:val="0065504C"/>
    <w:rsid w:val="00657233"/>
    <w:rsid w:val="0066448E"/>
    <w:rsid w:val="00667BC3"/>
    <w:rsid w:val="00671A26"/>
    <w:rsid w:val="006727FA"/>
    <w:rsid w:val="006761BA"/>
    <w:rsid w:val="0067772A"/>
    <w:rsid w:val="00677B9F"/>
    <w:rsid w:val="006817B7"/>
    <w:rsid w:val="0068192F"/>
    <w:rsid w:val="00685BD3"/>
    <w:rsid w:val="00687BAA"/>
    <w:rsid w:val="006915FA"/>
    <w:rsid w:val="0069572A"/>
    <w:rsid w:val="00695794"/>
    <w:rsid w:val="00697917"/>
    <w:rsid w:val="006A18C3"/>
    <w:rsid w:val="006A2B15"/>
    <w:rsid w:val="006A599B"/>
    <w:rsid w:val="006B3157"/>
    <w:rsid w:val="006B5F27"/>
    <w:rsid w:val="006B7CE9"/>
    <w:rsid w:val="006C01DB"/>
    <w:rsid w:val="006C0BF4"/>
    <w:rsid w:val="006C17A6"/>
    <w:rsid w:val="006C6249"/>
    <w:rsid w:val="006C62F9"/>
    <w:rsid w:val="006C7586"/>
    <w:rsid w:val="006D6398"/>
    <w:rsid w:val="006E37F2"/>
    <w:rsid w:val="006E47EB"/>
    <w:rsid w:val="006E5048"/>
    <w:rsid w:val="006E5119"/>
    <w:rsid w:val="006F014D"/>
    <w:rsid w:val="006F0E45"/>
    <w:rsid w:val="006F5792"/>
    <w:rsid w:val="006F6F57"/>
    <w:rsid w:val="00700A2A"/>
    <w:rsid w:val="0070158D"/>
    <w:rsid w:val="00701E3E"/>
    <w:rsid w:val="00707A4F"/>
    <w:rsid w:val="00710CB5"/>
    <w:rsid w:val="00713A3C"/>
    <w:rsid w:val="00714905"/>
    <w:rsid w:val="00724AAA"/>
    <w:rsid w:val="00724CF9"/>
    <w:rsid w:val="0072571E"/>
    <w:rsid w:val="007324E4"/>
    <w:rsid w:val="00732C55"/>
    <w:rsid w:val="007367BB"/>
    <w:rsid w:val="007407B9"/>
    <w:rsid w:val="00742C46"/>
    <w:rsid w:val="00742E6C"/>
    <w:rsid w:val="007435FF"/>
    <w:rsid w:val="0074545C"/>
    <w:rsid w:val="0076109C"/>
    <w:rsid w:val="00761546"/>
    <w:rsid w:val="00764334"/>
    <w:rsid w:val="00765E3E"/>
    <w:rsid w:val="0076603A"/>
    <w:rsid w:val="00770013"/>
    <w:rsid w:val="00770ACF"/>
    <w:rsid w:val="00772A09"/>
    <w:rsid w:val="00773B2A"/>
    <w:rsid w:val="00773CB6"/>
    <w:rsid w:val="00776191"/>
    <w:rsid w:val="00776718"/>
    <w:rsid w:val="007835AC"/>
    <w:rsid w:val="00785E06"/>
    <w:rsid w:val="00785EC9"/>
    <w:rsid w:val="00786C9C"/>
    <w:rsid w:val="007900AF"/>
    <w:rsid w:val="0079282E"/>
    <w:rsid w:val="0079382B"/>
    <w:rsid w:val="00794253"/>
    <w:rsid w:val="007A0204"/>
    <w:rsid w:val="007A1B54"/>
    <w:rsid w:val="007A30DF"/>
    <w:rsid w:val="007A6A96"/>
    <w:rsid w:val="007B1A90"/>
    <w:rsid w:val="007B21C9"/>
    <w:rsid w:val="007B25C0"/>
    <w:rsid w:val="007B3174"/>
    <w:rsid w:val="007B76EB"/>
    <w:rsid w:val="007C0643"/>
    <w:rsid w:val="007C3F2C"/>
    <w:rsid w:val="007D309F"/>
    <w:rsid w:val="007E0D00"/>
    <w:rsid w:val="007E50CB"/>
    <w:rsid w:val="007E5D6A"/>
    <w:rsid w:val="007F36FD"/>
    <w:rsid w:val="007F58F9"/>
    <w:rsid w:val="007F68E9"/>
    <w:rsid w:val="00804DFF"/>
    <w:rsid w:val="008134C7"/>
    <w:rsid w:val="00817D62"/>
    <w:rsid w:val="00820182"/>
    <w:rsid w:val="00824DB0"/>
    <w:rsid w:val="008265EC"/>
    <w:rsid w:val="00827A20"/>
    <w:rsid w:val="00827B2A"/>
    <w:rsid w:val="00831E47"/>
    <w:rsid w:val="008405D3"/>
    <w:rsid w:val="0084266E"/>
    <w:rsid w:val="00843038"/>
    <w:rsid w:val="0084485B"/>
    <w:rsid w:val="00845786"/>
    <w:rsid w:val="00851BF0"/>
    <w:rsid w:val="0085415C"/>
    <w:rsid w:val="00855E24"/>
    <w:rsid w:val="008614E5"/>
    <w:rsid w:val="00862792"/>
    <w:rsid w:val="00863AB0"/>
    <w:rsid w:val="00864403"/>
    <w:rsid w:val="0087088C"/>
    <w:rsid w:val="00872953"/>
    <w:rsid w:val="0087700B"/>
    <w:rsid w:val="00877910"/>
    <w:rsid w:val="00887B6F"/>
    <w:rsid w:val="008936F6"/>
    <w:rsid w:val="00894192"/>
    <w:rsid w:val="008978C2"/>
    <w:rsid w:val="00897CE2"/>
    <w:rsid w:val="008A1E34"/>
    <w:rsid w:val="008A30A0"/>
    <w:rsid w:val="008A3D7E"/>
    <w:rsid w:val="008B1202"/>
    <w:rsid w:val="008B299C"/>
    <w:rsid w:val="008B3C47"/>
    <w:rsid w:val="008C0F86"/>
    <w:rsid w:val="008C323D"/>
    <w:rsid w:val="008C3A6F"/>
    <w:rsid w:val="008C688E"/>
    <w:rsid w:val="008D14FD"/>
    <w:rsid w:val="008D21E9"/>
    <w:rsid w:val="008D5FFE"/>
    <w:rsid w:val="008D6FD4"/>
    <w:rsid w:val="008F03C8"/>
    <w:rsid w:val="008F2944"/>
    <w:rsid w:val="008F7513"/>
    <w:rsid w:val="00903126"/>
    <w:rsid w:val="009036BA"/>
    <w:rsid w:val="00906BA1"/>
    <w:rsid w:val="00907FB6"/>
    <w:rsid w:val="00913660"/>
    <w:rsid w:val="00914A71"/>
    <w:rsid w:val="0092563E"/>
    <w:rsid w:val="009258D3"/>
    <w:rsid w:val="00931620"/>
    <w:rsid w:val="009339D9"/>
    <w:rsid w:val="009378F0"/>
    <w:rsid w:val="00941E0C"/>
    <w:rsid w:val="009448E5"/>
    <w:rsid w:val="009468B1"/>
    <w:rsid w:val="00953ADE"/>
    <w:rsid w:val="00954ABA"/>
    <w:rsid w:val="00960553"/>
    <w:rsid w:val="00964410"/>
    <w:rsid w:val="00964CEB"/>
    <w:rsid w:val="009667A7"/>
    <w:rsid w:val="009668D9"/>
    <w:rsid w:val="00967F44"/>
    <w:rsid w:val="009700B4"/>
    <w:rsid w:val="00974CD5"/>
    <w:rsid w:val="00982743"/>
    <w:rsid w:val="00986872"/>
    <w:rsid w:val="009915E1"/>
    <w:rsid w:val="009963B3"/>
    <w:rsid w:val="009966DB"/>
    <w:rsid w:val="009979D9"/>
    <w:rsid w:val="00997B91"/>
    <w:rsid w:val="009A48BA"/>
    <w:rsid w:val="009A5223"/>
    <w:rsid w:val="009A65BF"/>
    <w:rsid w:val="009A6F94"/>
    <w:rsid w:val="009B00A0"/>
    <w:rsid w:val="009B04FB"/>
    <w:rsid w:val="009B06A8"/>
    <w:rsid w:val="009B0A02"/>
    <w:rsid w:val="009B3C0F"/>
    <w:rsid w:val="009B6F4D"/>
    <w:rsid w:val="009C030D"/>
    <w:rsid w:val="009C05D0"/>
    <w:rsid w:val="009C1D56"/>
    <w:rsid w:val="009C6EB0"/>
    <w:rsid w:val="009D01E3"/>
    <w:rsid w:val="009D7CE2"/>
    <w:rsid w:val="009E1A54"/>
    <w:rsid w:val="009E1B8F"/>
    <w:rsid w:val="009E5B0B"/>
    <w:rsid w:val="009E7C1C"/>
    <w:rsid w:val="009F12EC"/>
    <w:rsid w:val="009F2B3B"/>
    <w:rsid w:val="009F35C4"/>
    <w:rsid w:val="009F61C0"/>
    <w:rsid w:val="00A04F66"/>
    <w:rsid w:val="00A06430"/>
    <w:rsid w:val="00A06987"/>
    <w:rsid w:val="00A113CA"/>
    <w:rsid w:val="00A11549"/>
    <w:rsid w:val="00A11873"/>
    <w:rsid w:val="00A135A6"/>
    <w:rsid w:val="00A13A97"/>
    <w:rsid w:val="00A141E6"/>
    <w:rsid w:val="00A16ED6"/>
    <w:rsid w:val="00A17EEF"/>
    <w:rsid w:val="00A227EF"/>
    <w:rsid w:val="00A23444"/>
    <w:rsid w:val="00A235B4"/>
    <w:rsid w:val="00A2629E"/>
    <w:rsid w:val="00A34A45"/>
    <w:rsid w:val="00A3739C"/>
    <w:rsid w:val="00A4183C"/>
    <w:rsid w:val="00A440C0"/>
    <w:rsid w:val="00A52529"/>
    <w:rsid w:val="00A54E02"/>
    <w:rsid w:val="00A6133B"/>
    <w:rsid w:val="00A6576A"/>
    <w:rsid w:val="00A658E1"/>
    <w:rsid w:val="00A67384"/>
    <w:rsid w:val="00A70477"/>
    <w:rsid w:val="00A70943"/>
    <w:rsid w:val="00A73E7B"/>
    <w:rsid w:val="00A757A5"/>
    <w:rsid w:val="00A7674F"/>
    <w:rsid w:val="00A770CF"/>
    <w:rsid w:val="00A81638"/>
    <w:rsid w:val="00A836DD"/>
    <w:rsid w:val="00A83D47"/>
    <w:rsid w:val="00A86C22"/>
    <w:rsid w:val="00A918DF"/>
    <w:rsid w:val="00A935DE"/>
    <w:rsid w:val="00A96751"/>
    <w:rsid w:val="00AA1D8D"/>
    <w:rsid w:val="00AA3994"/>
    <w:rsid w:val="00AA3EB6"/>
    <w:rsid w:val="00AA3FF1"/>
    <w:rsid w:val="00AA5012"/>
    <w:rsid w:val="00AA60B3"/>
    <w:rsid w:val="00AB6145"/>
    <w:rsid w:val="00AC1535"/>
    <w:rsid w:val="00AC37E1"/>
    <w:rsid w:val="00AC565A"/>
    <w:rsid w:val="00AC7330"/>
    <w:rsid w:val="00AD2058"/>
    <w:rsid w:val="00AD2C25"/>
    <w:rsid w:val="00AD7740"/>
    <w:rsid w:val="00AD7FC6"/>
    <w:rsid w:val="00AE0BAF"/>
    <w:rsid w:val="00AE1528"/>
    <w:rsid w:val="00AE5320"/>
    <w:rsid w:val="00AE572A"/>
    <w:rsid w:val="00AE6E20"/>
    <w:rsid w:val="00AF3563"/>
    <w:rsid w:val="00B00A6C"/>
    <w:rsid w:val="00B0770C"/>
    <w:rsid w:val="00B107EE"/>
    <w:rsid w:val="00B13697"/>
    <w:rsid w:val="00B14C01"/>
    <w:rsid w:val="00B32261"/>
    <w:rsid w:val="00B34EDD"/>
    <w:rsid w:val="00B34F50"/>
    <w:rsid w:val="00B352F5"/>
    <w:rsid w:val="00B36577"/>
    <w:rsid w:val="00B409CC"/>
    <w:rsid w:val="00B429F4"/>
    <w:rsid w:val="00B44340"/>
    <w:rsid w:val="00B443A9"/>
    <w:rsid w:val="00B47730"/>
    <w:rsid w:val="00B47D25"/>
    <w:rsid w:val="00B47FCB"/>
    <w:rsid w:val="00B53B31"/>
    <w:rsid w:val="00B56E3F"/>
    <w:rsid w:val="00B57832"/>
    <w:rsid w:val="00B604F3"/>
    <w:rsid w:val="00B61BC7"/>
    <w:rsid w:val="00B644A7"/>
    <w:rsid w:val="00B65AD3"/>
    <w:rsid w:val="00B66E05"/>
    <w:rsid w:val="00B77C1F"/>
    <w:rsid w:val="00B77E2F"/>
    <w:rsid w:val="00B80723"/>
    <w:rsid w:val="00B844B1"/>
    <w:rsid w:val="00B84BA3"/>
    <w:rsid w:val="00B934B6"/>
    <w:rsid w:val="00BA3521"/>
    <w:rsid w:val="00BA4B84"/>
    <w:rsid w:val="00BA663B"/>
    <w:rsid w:val="00BB3CFA"/>
    <w:rsid w:val="00BB5D0E"/>
    <w:rsid w:val="00BC6296"/>
    <w:rsid w:val="00BE006D"/>
    <w:rsid w:val="00BE0FD7"/>
    <w:rsid w:val="00BE39A4"/>
    <w:rsid w:val="00BE4AB1"/>
    <w:rsid w:val="00BF4D89"/>
    <w:rsid w:val="00BF65D7"/>
    <w:rsid w:val="00BF6969"/>
    <w:rsid w:val="00BF77CF"/>
    <w:rsid w:val="00C05655"/>
    <w:rsid w:val="00C05850"/>
    <w:rsid w:val="00C06F7C"/>
    <w:rsid w:val="00C07B19"/>
    <w:rsid w:val="00C10FA0"/>
    <w:rsid w:val="00C10FB7"/>
    <w:rsid w:val="00C1162E"/>
    <w:rsid w:val="00C126E3"/>
    <w:rsid w:val="00C137D0"/>
    <w:rsid w:val="00C13D7C"/>
    <w:rsid w:val="00C15CD6"/>
    <w:rsid w:val="00C22FE4"/>
    <w:rsid w:val="00C25530"/>
    <w:rsid w:val="00C26214"/>
    <w:rsid w:val="00C316C2"/>
    <w:rsid w:val="00C33876"/>
    <w:rsid w:val="00C373A2"/>
    <w:rsid w:val="00C4470D"/>
    <w:rsid w:val="00C46217"/>
    <w:rsid w:val="00C46862"/>
    <w:rsid w:val="00C51C48"/>
    <w:rsid w:val="00C52EB9"/>
    <w:rsid w:val="00C5541B"/>
    <w:rsid w:val="00C5739D"/>
    <w:rsid w:val="00C61C04"/>
    <w:rsid w:val="00C64B49"/>
    <w:rsid w:val="00C64CE3"/>
    <w:rsid w:val="00C72F78"/>
    <w:rsid w:val="00C738D9"/>
    <w:rsid w:val="00C75D18"/>
    <w:rsid w:val="00C76250"/>
    <w:rsid w:val="00C81A06"/>
    <w:rsid w:val="00C85EC4"/>
    <w:rsid w:val="00C86815"/>
    <w:rsid w:val="00C91D50"/>
    <w:rsid w:val="00C92AD3"/>
    <w:rsid w:val="00C93E6E"/>
    <w:rsid w:val="00C944DF"/>
    <w:rsid w:val="00C94B7B"/>
    <w:rsid w:val="00C95054"/>
    <w:rsid w:val="00CA0763"/>
    <w:rsid w:val="00CA5389"/>
    <w:rsid w:val="00CA6B1C"/>
    <w:rsid w:val="00CB0664"/>
    <w:rsid w:val="00CB2B3C"/>
    <w:rsid w:val="00CB6C74"/>
    <w:rsid w:val="00CC0724"/>
    <w:rsid w:val="00CC10CD"/>
    <w:rsid w:val="00CC147F"/>
    <w:rsid w:val="00CC4CAA"/>
    <w:rsid w:val="00CC5EB5"/>
    <w:rsid w:val="00CC70C0"/>
    <w:rsid w:val="00CC7513"/>
    <w:rsid w:val="00CD1D43"/>
    <w:rsid w:val="00CD5F52"/>
    <w:rsid w:val="00CD60E5"/>
    <w:rsid w:val="00CE02CE"/>
    <w:rsid w:val="00CE135F"/>
    <w:rsid w:val="00CE15C2"/>
    <w:rsid w:val="00CE27E2"/>
    <w:rsid w:val="00CE68E2"/>
    <w:rsid w:val="00CF3850"/>
    <w:rsid w:val="00CF3F94"/>
    <w:rsid w:val="00D009B4"/>
    <w:rsid w:val="00D016DB"/>
    <w:rsid w:val="00D043B2"/>
    <w:rsid w:val="00D05799"/>
    <w:rsid w:val="00D11923"/>
    <w:rsid w:val="00D11C60"/>
    <w:rsid w:val="00D128EB"/>
    <w:rsid w:val="00D166F8"/>
    <w:rsid w:val="00D178B2"/>
    <w:rsid w:val="00D22985"/>
    <w:rsid w:val="00D241EA"/>
    <w:rsid w:val="00D241F8"/>
    <w:rsid w:val="00D265E7"/>
    <w:rsid w:val="00D26E10"/>
    <w:rsid w:val="00D27286"/>
    <w:rsid w:val="00D306F8"/>
    <w:rsid w:val="00D310F9"/>
    <w:rsid w:val="00D368FA"/>
    <w:rsid w:val="00D37EA4"/>
    <w:rsid w:val="00D43261"/>
    <w:rsid w:val="00D51B4F"/>
    <w:rsid w:val="00D539A4"/>
    <w:rsid w:val="00D60C60"/>
    <w:rsid w:val="00D612F0"/>
    <w:rsid w:val="00D62741"/>
    <w:rsid w:val="00D642F0"/>
    <w:rsid w:val="00D67F4F"/>
    <w:rsid w:val="00D77F25"/>
    <w:rsid w:val="00D83AC5"/>
    <w:rsid w:val="00D86A55"/>
    <w:rsid w:val="00D905FA"/>
    <w:rsid w:val="00D93280"/>
    <w:rsid w:val="00D9474C"/>
    <w:rsid w:val="00D94B48"/>
    <w:rsid w:val="00D94E44"/>
    <w:rsid w:val="00D96A0D"/>
    <w:rsid w:val="00D96AD8"/>
    <w:rsid w:val="00DA00A5"/>
    <w:rsid w:val="00DA3EC7"/>
    <w:rsid w:val="00DA59FC"/>
    <w:rsid w:val="00DB0041"/>
    <w:rsid w:val="00DB35E1"/>
    <w:rsid w:val="00DB57E4"/>
    <w:rsid w:val="00DC1420"/>
    <w:rsid w:val="00DC169C"/>
    <w:rsid w:val="00DC1743"/>
    <w:rsid w:val="00DC7BEB"/>
    <w:rsid w:val="00DD2C90"/>
    <w:rsid w:val="00DE10E4"/>
    <w:rsid w:val="00DE3EFB"/>
    <w:rsid w:val="00DE482E"/>
    <w:rsid w:val="00DE4CF6"/>
    <w:rsid w:val="00DE6F42"/>
    <w:rsid w:val="00DE7031"/>
    <w:rsid w:val="00DE738A"/>
    <w:rsid w:val="00DF04F0"/>
    <w:rsid w:val="00DF1525"/>
    <w:rsid w:val="00DF2482"/>
    <w:rsid w:val="00DF7E6A"/>
    <w:rsid w:val="00E01BFE"/>
    <w:rsid w:val="00E0256C"/>
    <w:rsid w:val="00E02D8A"/>
    <w:rsid w:val="00E03325"/>
    <w:rsid w:val="00E06D7E"/>
    <w:rsid w:val="00E1213D"/>
    <w:rsid w:val="00E1399C"/>
    <w:rsid w:val="00E207DA"/>
    <w:rsid w:val="00E22082"/>
    <w:rsid w:val="00E22241"/>
    <w:rsid w:val="00E235AF"/>
    <w:rsid w:val="00E241BC"/>
    <w:rsid w:val="00E25B30"/>
    <w:rsid w:val="00E27982"/>
    <w:rsid w:val="00E37462"/>
    <w:rsid w:val="00E40DB6"/>
    <w:rsid w:val="00E417D4"/>
    <w:rsid w:val="00E432CC"/>
    <w:rsid w:val="00E443E5"/>
    <w:rsid w:val="00E5249D"/>
    <w:rsid w:val="00E53469"/>
    <w:rsid w:val="00E55317"/>
    <w:rsid w:val="00E56EE0"/>
    <w:rsid w:val="00E6028F"/>
    <w:rsid w:val="00E62AE0"/>
    <w:rsid w:val="00E65F78"/>
    <w:rsid w:val="00E67586"/>
    <w:rsid w:val="00E71A92"/>
    <w:rsid w:val="00E738C9"/>
    <w:rsid w:val="00E739A9"/>
    <w:rsid w:val="00E8068D"/>
    <w:rsid w:val="00E8732D"/>
    <w:rsid w:val="00E96300"/>
    <w:rsid w:val="00EA3223"/>
    <w:rsid w:val="00EA6C3F"/>
    <w:rsid w:val="00EB2136"/>
    <w:rsid w:val="00EB3C25"/>
    <w:rsid w:val="00EB4843"/>
    <w:rsid w:val="00EB57C0"/>
    <w:rsid w:val="00EB6085"/>
    <w:rsid w:val="00EC2342"/>
    <w:rsid w:val="00EC6F13"/>
    <w:rsid w:val="00EC773A"/>
    <w:rsid w:val="00EC77C2"/>
    <w:rsid w:val="00EC7D4E"/>
    <w:rsid w:val="00ED1D24"/>
    <w:rsid w:val="00ED3A81"/>
    <w:rsid w:val="00ED4182"/>
    <w:rsid w:val="00ED5C7A"/>
    <w:rsid w:val="00EE4F25"/>
    <w:rsid w:val="00EE6CBE"/>
    <w:rsid w:val="00F03776"/>
    <w:rsid w:val="00F06322"/>
    <w:rsid w:val="00F12848"/>
    <w:rsid w:val="00F13E35"/>
    <w:rsid w:val="00F154B3"/>
    <w:rsid w:val="00F16855"/>
    <w:rsid w:val="00F178EF"/>
    <w:rsid w:val="00F24305"/>
    <w:rsid w:val="00F243C3"/>
    <w:rsid w:val="00F248C3"/>
    <w:rsid w:val="00F26371"/>
    <w:rsid w:val="00F26B68"/>
    <w:rsid w:val="00F27383"/>
    <w:rsid w:val="00F322E9"/>
    <w:rsid w:val="00F340BF"/>
    <w:rsid w:val="00F406A4"/>
    <w:rsid w:val="00F40F9A"/>
    <w:rsid w:val="00F422F5"/>
    <w:rsid w:val="00F450E5"/>
    <w:rsid w:val="00F520E6"/>
    <w:rsid w:val="00F558C6"/>
    <w:rsid w:val="00F628E8"/>
    <w:rsid w:val="00F64C89"/>
    <w:rsid w:val="00F67AD3"/>
    <w:rsid w:val="00F7004E"/>
    <w:rsid w:val="00F7138C"/>
    <w:rsid w:val="00F72A27"/>
    <w:rsid w:val="00F72CE0"/>
    <w:rsid w:val="00F7584D"/>
    <w:rsid w:val="00F76F51"/>
    <w:rsid w:val="00F7714C"/>
    <w:rsid w:val="00F8011F"/>
    <w:rsid w:val="00F81110"/>
    <w:rsid w:val="00F81ABE"/>
    <w:rsid w:val="00F8541D"/>
    <w:rsid w:val="00F90B58"/>
    <w:rsid w:val="00F95A4B"/>
    <w:rsid w:val="00F95BEA"/>
    <w:rsid w:val="00F967BA"/>
    <w:rsid w:val="00F97A08"/>
    <w:rsid w:val="00FA6FFE"/>
    <w:rsid w:val="00FB0FBF"/>
    <w:rsid w:val="00FB1B4B"/>
    <w:rsid w:val="00FB52E9"/>
    <w:rsid w:val="00FC0277"/>
    <w:rsid w:val="00FC4D7D"/>
    <w:rsid w:val="00FC5B1F"/>
    <w:rsid w:val="00FC693F"/>
    <w:rsid w:val="00FC7BAD"/>
    <w:rsid w:val="00FD0F63"/>
    <w:rsid w:val="00FD3BEA"/>
    <w:rsid w:val="00FD6A98"/>
    <w:rsid w:val="00FE35B2"/>
    <w:rsid w:val="00FE6D13"/>
    <w:rsid w:val="00FE7B26"/>
    <w:rsid w:val="00FF08C0"/>
    <w:rsid w:val="00FF28CC"/>
    <w:rsid w:val="00FF49A5"/>
    <w:rsid w:val="00FF4CCD"/>
    <w:rsid w:val="00FF5895"/>
    <w:rsid w:val="00FF66F4"/>
    <w:rsid w:val="00FF69A2"/>
    <w:rsid w:val="00FF7411"/>
    <w:rsid w:val="00FF7759"/>
    <w:rsid w:val="00FF7E98"/>
    <w:rsid w:val="4E680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C4FDD48"/>
  <w14:defaultImageDpi w14:val="300"/>
  <w15:docId w15:val="{1C2B7D27-5DF2-4856-9C2A-357F79BF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uiPriority="0" w:qFormat="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a8">
    <w:name w:val="annotation text"/>
    <w:basedOn w:val="a1"/>
    <w:link w:val="a9"/>
    <w:uiPriority w:val="99"/>
    <w:semiHidden/>
    <w:unhideWhenUsed/>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a">
    <w:name w:val="Body Text"/>
    <w:basedOn w:val="a1"/>
    <w:link w:val="ab"/>
    <w:uiPriority w:val="99"/>
    <w:unhideWhenUsed/>
    <w:pPr>
      <w:spacing w:after="120"/>
    </w:pPr>
  </w:style>
  <w:style w:type="paragraph" w:styleId="ac">
    <w:name w:val="Body Text Indent"/>
    <w:basedOn w:val="a1"/>
    <w:link w:val="ad"/>
    <w:qFormat/>
    <w:pPr>
      <w:widowControl w:val="0"/>
      <w:adjustRightInd w:val="0"/>
      <w:snapToGrid w:val="0"/>
      <w:spacing w:after="120" w:line="360" w:lineRule="auto"/>
      <w:ind w:leftChars="200" w:left="420" w:firstLineChars="200" w:firstLine="200"/>
      <w:jc w:val="both"/>
    </w:pPr>
    <w:rPr>
      <w:rFonts w:asciiTheme="minorHAnsi" w:hAnsiTheme="minorHAnsi"/>
      <w:kern w:val="2"/>
      <w:sz w:val="24"/>
      <w:lang w:eastAsia="zh-CN"/>
    </w:r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e">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f">
    <w:name w:val="Date"/>
    <w:basedOn w:val="a1"/>
    <w:next w:val="a1"/>
    <w:link w:val="af0"/>
    <w:uiPriority w:val="99"/>
    <w:semiHidden/>
    <w:unhideWhenUsed/>
    <w:pPr>
      <w:ind w:leftChars="2500" w:left="100"/>
    </w:pPr>
  </w:style>
  <w:style w:type="paragraph" w:styleId="af1">
    <w:name w:val="footer"/>
    <w:basedOn w:val="a1"/>
    <w:link w:val="af2"/>
    <w:uiPriority w:val="99"/>
    <w:unhideWhenUsed/>
    <w:pPr>
      <w:tabs>
        <w:tab w:val="center" w:pos="4680"/>
        <w:tab w:val="right" w:pos="9360"/>
      </w:tabs>
      <w:spacing w:after="0" w:line="240" w:lineRule="auto"/>
    </w:pPr>
  </w:style>
  <w:style w:type="paragraph" w:styleId="af3">
    <w:name w:val="header"/>
    <w:basedOn w:val="a1"/>
    <w:link w:val="af4"/>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5">
    <w:name w:val="Subtitle"/>
    <w:basedOn w:val="a1"/>
    <w:next w:val="a1"/>
    <w:link w:val="af6"/>
    <w:uiPriority w:val="11"/>
    <w:qFormat/>
    <w:rPr>
      <w:rFonts w:asciiTheme="majorHAnsi" w:eastAsiaTheme="majorEastAsia" w:hAnsiTheme="majorHAnsi" w:cstheme="majorBidi"/>
      <w:i/>
      <w:iCs/>
      <w:color w:val="4F81BD" w:themeColor="accent1"/>
      <w:spacing w:val="15"/>
      <w:sz w:val="24"/>
      <w:szCs w:val="24"/>
    </w:rPr>
  </w:style>
  <w:style w:type="paragraph" w:styleId="af7">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8">
    <w:name w:val="Normal (Web)"/>
    <w:basedOn w:val="a1"/>
    <w:link w:val="af9"/>
    <w:qFormat/>
    <w:pPr>
      <w:widowControl w:val="0"/>
      <w:adjustRightInd w:val="0"/>
      <w:snapToGrid w:val="0"/>
      <w:spacing w:after="0" w:line="360" w:lineRule="auto"/>
      <w:ind w:firstLineChars="200" w:firstLine="200"/>
      <w:jc w:val="both"/>
    </w:pPr>
    <w:rPr>
      <w:rFonts w:asciiTheme="minorHAnsi" w:hAnsiTheme="minorHAnsi"/>
      <w:kern w:val="2"/>
      <w:sz w:val="24"/>
      <w:szCs w:val="24"/>
      <w:lang w:eastAsia="zh-CN"/>
    </w:rPr>
  </w:style>
  <w:style w:type="paragraph" w:styleId="36">
    <w:name w:val="List Continue 3"/>
    <w:basedOn w:val="a1"/>
    <w:uiPriority w:val="99"/>
    <w:unhideWhenUsed/>
    <w:pPr>
      <w:spacing w:after="120"/>
      <w:ind w:left="1080"/>
      <w:contextualSpacing/>
    </w:pPr>
  </w:style>
  <w:style w:type="paragraph" w:styleId="afa">
    <w:name w:val="Title"/>
    <w:basedOn w:val="a1"/>
    <w:next w:val="a1"/>
    <w:link w:val="afb"/>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c">
    <w:name w:val="annotation subject"/>
    <w:basedOn w:val="a8"/>
    <w:next w:val="a8"/>
    <w:link w:val="afd"/>
    <w:uiPriority w:val="99"/>
    <w:semiHidden/>
    <w:unhideWhenUsed/>
    <w:rPr>
      <w:b/>
      <w:bCs/>
    </w:rPr>
  </w:style>
  <w:style w:type="table" w:styleId="afe">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0">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1">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2">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3">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4">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5">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6">
    <w:name w:val="Strong"/>
    <w:basedOn w:val="a2"/>
    <w:uiPriority w:val="22"/>
    <w:qFormat/>
    <w:rPr>
      <w:b/>
      <w:bCs/>
    </w:rPr>
  </w:style>
  <w:style w:type="character" w:styleId="aff7">
    <w:name w:val="Emphasis"/>
    <w:basedOn w:val="a2"/>
    <w:uiPriority w:val="20"/>
    <w:qFormat/>
    <w:rPr>
      <w:i/>
      <w:iCs/>
    </w:rPr>
  </w:style>
  <w:style w:type="character" w:styleId="aff8">
    <w:name w:val="Hyperlink"/>
    <w:basedOn w:val="a2"/>
    <w:uiPriority w:val="99"/>
    <w:unhideWhenUsed/>
    <w:rPr>
      <w:color w:val="0000FF" w:themeColor="hyperlink"/>
      <w:u w:val="single"/>
    </w:rPr>
  </w:style>
  <w:style w:type="character" w:styleId="aff9">
    <w:name w:val="annotation reference"/>
    <w:basedOn w:val="a2"/>
    <w:uiPriority w:val="99"/>
    <w:semiHidden/>
    <w:unhideWhenUsed/>
    <w:rPr>
      <w:sz w:val="21"/>
      <w:szCs w:val="21"/>
    </w:rPr>
  </w:style>
  <w:style w:type="character" w:customStyle="1" w:styleId="af4">
    <w:name w:val="页眉 字符"/>
    <w:basedOn w:val="a2"/>
    <w:link w:val="af3"/>
    <w:uiPriority w:val="99"/>
  </w:style>
  <w:style w:type="character" w:customStyle="1" w:styleId="af2">
    <w:name w:val="页脚 字符"/>
    <w:basedOn w:val="a2"/>
    <w:link w:val="af1"/>
    <w:uiPriority w:val="99"/>
  </w:style>
  <w:style w:type="paragraph" w:styleId="affa">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b">
    <w:name w:val="标题 字符"/>
    <w:basedOn w:val="a2"/>
    <w:link w:val="afa"/>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6">
    <w:name w:val="副标题 字符"/>
    <w:basedOn w:val="a2"/>
    <w:link w:val="af5"/>
    <w:uiPriority w:val="11"/>
    <w:rPr>
      <w:rFonts w:asciiTheme="majorHAnsi" w:eastAsiaTheme="majorEastAsia" w:hAnsiTheme="majorHAnsi" w:cstheme="majorBidi"/>
      <w:i/>
      <w:iCs/>
      <w:color w:val="4F81BD" w:themeColor="accent1"/>
      <w:spacing w:val="15"/>
      <w:sz w:val="24"/>
      <w:szCs w:val="24"/>
    </w:rPr>
  </w:style>
  <w:style w:type="paragraph" w:styleId="affb">
    <w:name w:val="List Paragraph"/>
    <w:basedOn w:val="a1"/>
    <w:uiPriority w:val="34"/>
    <w:qFormat/>
    <w:pPr>
      <w:ind w:left="720"/>
      <w:contextualSpacing/>
    </w:pPr>
  </w:style>
  <w:style w:type="character" w:customStyle="1" w:styleId="ab">
    <w:name w:val="正文文本 字符"/>
    <w:basedOn w:val="a2"/>
    <w:link w:val="aa"/>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c">
    <w:name w:val="Quote"/>
    <w:basedOn w:val="a1"/>
    <w:next w:val="a1"/>
    <w:link w:val="affd"/>
    <w:uiPriority w:val="29"/>
    <w:qFormat/>
    <w:rPr>
      <w:i/>
      <w:iCs/>
      <w:color w:val="000000" w:themeColor="text1"/>
    </w:rPr>
  </w:style>
  <w:style w:type="character" w:customStyle="1" w:styleId="affd">
    <w:name w:val="引用 字符"/>
    <w:basedOn w:val="a2"/>
    <w:link w:val="affc"/>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e">
    <w:name w:val="Intense Quote"/>
    <w:basedOn w:val="a1"/>
    <w:next w:val="a1"/>
    <w:link w:val="aff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
    <w:name w:val="明显引用 字符"/>
    <w:basedOn w:val="a2"/>
    <w:link w:val="affe"/>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character" w:customStyle="1" w:styleId="af0">
    <w:name w:val="日期 字符"/>
    <w:basedOn w:val="a2"/>
    <w:link w:val="af"/>
    <w:uiPriority w:val="99"/>
    <w:semiHidden/>
    <w:rPr>
      <w:rFonts w:ascii="宋体" w:eastAsia="宋体" w:hAnsi="宋体"/>
    </w:rPr>
  </w:style>
  <w:style w:type="character" w:customStyle="1" w:styleId="a9">
    <w:name w:val="批注文字 字符"/>
    <w:basedOn w:val="a2"/>
    <w:link w:val="a8"/>
    <w:uiPriority w:val="99"/>
    <w:semiHidden/>
    <w:rPr>
      <w:rFonts w:ascii="宋体" w:eastAsia="宋体" w:hAnsi="宋体"/>
    </w:rPr>
  </w:style>
  <w:style w:type="character" w:customStyle="1" w:styleId="afd">
    <w:name w:val="批注主题 字符"/>
    <w:basedOn w:val="a9"/>
    <w:link w:val="afc"/>
    <w:uiPriority w:val="99"/>
    <w:semiHidden/>
    <w:rPr>
      <w:rFonts w:ascii="宋体" w:eastAsia="宋体" w:hAnsi="宋体"/>
      <w:b/>
      <w:bCs/>
    </w:rPr>
  </w:style>
  <w:style w:type="character" w:customStyle="1" w:styleId="ad">
    <w:name w:val="正文文本缩进 字符"/>
    <w:basedOn w:val="a2"/>
    <w:link w:val="ac"/>
    <w:rPr>
      <w:rFonts w:eastAsia="宋体"/>
      <w:kern w:val="2"/>
      <w:sz w:val="24"/>
      <w:lang w:eastAsia="zh-CN"/>
    </w:rPr>
  </w:style>
  <w:style w:type="paragraph" w:customStyle="1" w:styleId="afff0">
    <w:name w:val="扉页（责任页）、目录"/>
    <w:basedOn w:val="a1"/>
    <w:qFormat/>
    <w:pPr>
      <w:widowControl w:val="0"/>
      <w:adjustRightInd w:val="0"/>
      <w:snapToGrid w:val="0"/>
      <w:spacing w:after="0" w:line="360" w:lineRule="auto"/>
      <w:ind w:firstLineChars="200" w:firstLine="200"/>
      <w:jc w:val="center"/>
    </w:pPr>
    <w:rPr>
      <w:rFonts w:ascii="黑体" w:eastAsia="黑体" w:hAnsi="黑体"/>
      <w:kern w:val="2"/>
      <w:sz w:val="44"/>
      <w:szCs w:val="44"/>
      <w:lang w:eastAsia="zh-CN"/>
    </w:rPr>
  </w:style>
  <w:style w:type="character" w:customStyle="1" w:styleId="font-semibold">
    <w:name w:val="font-semibold"/>
    <w:basedOn w:val="a2"/>
  </w:style>
  <w:style w:type="character" w:customStyle="1" w:styleId="af9">
    <w:name w:val="普通(网站) 字符"/>
    <w:link w:val="af8"/>
    <w:qFormat/>
    <w:rPr>
      <w:rFonts w:eastAsia="宋体"/>
      <w:kern w:val="2"/>
      <w:sz w:val="24"/>
      <w:szCs w:val="24"/>
      <w:lang w:eastAsia="zh-CN"/>
    </w:rPr>
  </w:style>
  <w:style w:type="paragraph" w:styleId="afff1">
    <w:name w:val="Revision"/>
    <w:hidden/>
    <w:uiPriority w:val="99"/>
    <w:unhideWhenUsed/>
    <w:rsid w:val="00C10FB7"/>
    <w:rPr>
      <w:rFonts w:ascii="宋体" w:eastAsia="宋体" w:hAnsi="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50</Pages>
  <Words>4723</Words>
  <Characters>26922</Characters>
  <Application>Microsoft Office Word</Application>
  <DocSecurity>0</DocSecurity>
  <Lines>224</Lines>
  <Paragraphs>63</Paragraphs>
  <ScaleCrop>false</ScaleCrop>
  <Company/>
  <LinksUpToDate>false</LinksUpToDate>
  <CharactersWithSpaces>31582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北京市地面沉降监测系统运行（2026年）实施方案</dc:title>
  <dc:subject>基于AI大模型的地面沉降数据智能分析与运维能力提升项目</dc:subject>
  <dc:creator>项目实施组</dc:creator>
  <dc:description>根据项目技术方案及目标服务器、网络部署环境编制</dc:description>
  <cp:lastModifiedBy>gaocf</cp:lastModifiedBy>
  <cp:revision>1346</cp:revision>
  <dcterms:created xsi:type="dcterms:W3CDTF">2013-12-23T23:15:00Z</dcterms:created>
  <dcterms:modified xsi:type="dcterms:W3CDTF">2026-07-22T02:08:00Z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eyJoZGlkIjoiM2E0NmQ5ZTcxNmNkMjAyYjRkNDJhMTU3MTQyYzQ1OTYiLCJ1c2VySWQiOiI0MjI0OTY3MTkifQ==</vt:lpwstr>
  </property>
  <property fmtid="{D5CDD505-2E9C-101B-9397-08002B2CF9AE}" pid="3" name="KSOProductBuildVer">
    <vt:lpwstr>2052-12.1.0.26884</vt:lpwstr>
  </property>
  <property fmtid="{D5CDD505-2E9C-101B-9397-08002B2CF9AE}" pid="4" name="ICV">
    <vt:lpwstr>E4F7251818C04337B76CE85EC16D58A4_12</vt:lpwstr>
  </property>
</Properties>
</file>